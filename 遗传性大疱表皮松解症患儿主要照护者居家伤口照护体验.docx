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84190">
      <w:pPr>
        <w:rPr>
          <w:rFonts w:ascii="Times New Roman" w:hAnsi="Times New Roman"/>
        </w:rPr>
      </w:pPr>
    </w:p>
    <w:p w14:paraId="6A2824A0">
      <w:pPr>
        <w:jc w:val="center"/>
        <w:rPr>
          <w:rFonts w:hint="default" w:ascii="Times New Roman" w:hAnsi="Times New Roman" w:eastAsia="宋体"/>
          <w:lang w:val="en-US" w:eastAsia="zh-CN"/>
        </w:rPr>
      </w:pPr>
      <w:r>
        <w:rPr>
          <w:rFonts w:hint="eastAsia" w:ascii="Times New Roman" w:hAnsi="Times New Roman"/>
        </w:rPr>
        <w:t>遗传性大疱表皮松解症患</w:t>
      </w:r>
      <w:ins w:id="0" w:author="零" w:date="2025-08-13T19:42:58Z">
        <w:r>
          <w:rPr>
            <w:rFonts w:hint="eastAsia" w:ascii="Times New Roman" w:hAnsi="Times New Roman"/>
            <w:lang w:val="en-US" w:eastAsia="zh-CN"/>
          </w:rPr>
          <w:t>者</w:t>
        </w:r>
      </w:ins>
      <w:del w:id="1" w:author="零" w:date="2025-08-13T19:42:57Z">
        <w:r>
          <w:rPr>
            <w:rFonts w:hint="eastAsia" w:ascii="Times New Roman" w:hAnsi="Times New Roman"/>
          </w:rPr>
          <w:delText>儿</w:delText>
        </w:r>
      </w:del>
      <w:r>
        <w:rPr>
          <w:rFonts w:hint="eastAsia" w:ascii="Times New Roman" w:hAnsi="Times New Roman"/>
        </w:rPr>
        <w:t>主要照护者伤口照护</w:t>
      </w:r>
      <w:ins w:id="2" w:author="零" w:date="2025-08-13T19:48:21Z">
        <w:r>
          <w:rPr>
            <w:rFonts w:hint="eastAsia" w:ascii="Times New Roman" w:hAnsi="Times New Roman"/>
            <w:lang w:val="en-US" w:eastAsia="zh-CN"/>
          </w:rPr>
          <w:t>需求</w:t>
        </w:r>
      </w:ins>
      <w:del w:id="3" w:author="零" w:date="2025-08-13T19:48:20Z">
        <w:r>
          <w:rPr>
            <w:rFonts w:hint="eastAsia" w:ascii="Times New Roman" w:hAnsi="Times New Roman"/>
          </w:rPr>
          <w:delText>体</w:delText>
        </w:r>
      </w:del>
      <w:del w:id="4" w:author="零" w:date="2025-08-13T19:48:19Z">
        <w:r>
          <w:rPr>
            <w:rFonts w:hint="eastAsia" w:ascii="Times New Roman" w:hAnsi="Times New Roman"/>
          </w:rPr>
          <w:delText>验</w:delText>
        </w:r>
      </w:del>
      <w:ins w:id="5" w:author="零" w:date="2025-08-13T19:42:18Z">
        <w:r>
          <w:rPr>
            <w:rFonts w:hint="eastAsia" w:ascii="Times New Roman" w:hAnsi="Times New Roman"/>
            <w:lang w:val="en-US" w:eastAsia="zh-CN"/>
          </w:rPr>
          <w:t>及</w:t>
        </w:r>
      </w:ins>
      <w:ins w:id="6" w:author="零" w:date="2025-08-13T19:48:25Z">
        <w:r>
          <w:rPr>
            <w:rFonts w:hint="eastAsia" w:ascii="Times New Roman" w:hAnsi="Times New Roman"/>
            <w:lang w:val="en-US" w:eastAsia="zh-CN"/>
          </w:rPr>
          <w:t>体验</w:t>
        </w:r>
      </w:ins>
      <w:ins w:id="7" w:author="零" w:date="2025-08-13T19:42:23Z">
        <w:r>
          <w:rPr>
            <w:rFonts w:hint="eastAsia" w:ascii="Times New Roman" w:hAnsi="Times New Roman"/>
            <w:lang w:val="en-US" w:eastAsia="zh-CN"/>
          </w:rPr>
          <w:t>的</w:t>
        </w:r>
      </w:ins>
      <w:ins w:id="8" w:author="零" w:date="2025-08-13T19:42:24Z">
        <w:r>
          <w:rPr>
            <w:rFonts w:hint="eastAsia" w:ascii="Times New Roman" w:hAnsi="Times New Roman"/>
            <w:lang w:val="en-US" w:eastAsia="zh-CN"/>
          </w:rPr>
          <w:t>质性</w:t>
        </w:r>
      </w:ins>
      <w:ins w:id="9" w:author="零" w:date="2025-08-13T19:42:26Z">
        <w:r>
          <w:rPr>
            <w:rFonts w:hint="eastAsia" w:ascii="Times New Roman" w:hAnsi="Times New Roman"/>
            <w:lang w:val="en-US" w:eastAsia="zh-CN"/>
          </w:rPr>
          <w:t>研究</w:t>
        </w:r>
      </w:ins>
    </w:p>
    <w:p w14:paraId="7FFE9DE8">
      <w:pPr>
        <w:rPr>
          <w:rFonts w:ascii="Times New Roman" w:hAnsi="Times New Roman"/>
        </w:rPr>
      </w:pPr>
      <w:r>
        <w:rPr>
          <w:rFonts w:hint="eastAsia" w:ascii="Times New Roman" w:hAnsi="Times New Roman"/>
        </w:rPr>
        <w:t>摘要：目的：</w:t>
      </w:r>
      <w:ins w:id="10" w:author="零" w:date="2025-08-13T19:45:04Z">
        <w:r>
          <w:rPr>
            <w:rFonts w:hint="eastAsia" w:ascii="Times New Roman" w:hAnsi="Times New Roman"/>
            <w:lang w:val="en-US" w:eastAsia="zh-CN"/>
          </w:rPr>
          <w:t>基于</w:t>
        </w:r>
      </w:ins>
      <w:ins w:id="11" w:author="零" w:date="2025-08-13T19:45:07Z">
        <w:r>
          <w:rPr>
            <w:rFonts w:hint="eastAsia" w:ascii="Times New Roman" w:hAnsi="Times New Roman"/>
            <w:lang w:val="en-US" w:eastAsia="zh-CN"/>
          </w:rPr>
          <w:t>家庭</w:t>
        </w:r>
      </w:ins>
      <w:ins w:id="12" w:author="零" w:date="2025-08-13T19:45:09Z">
        <w:r>
          <w:rPr>
            <w:rFonts w:hint="eastAsia" w:ascii="Times New Roman" w:hAnsi="Times New Roman"/>
            <w:lang w:val="en-US" w:eastAsia="zh-CN"/>
          </w:rPr>
          <w:t>照护</w:t>
        </w:r>
      </w:ins>
      <w:ins w:id="13" w:author="零" w:date="2025-08-13T19:45:11Z">
        <w:r>
          <w:rPr>
            <w:rFonts w:hint="eastAsia" w:ascii="Times New Roman" w:hAnsi="Times New Roman"/>
            <w:lang w:val="en-US" w:eastAsia="zh-CN"/>
          </w:rPr>
          <w:t>需求</w:t>
        </w:r>
      </w:ins>
      <w:ins w:id="14" w:author="零" w:date="2025-08-13T19:45:13Z">
        <w:r>
          <w:rPr>
            <w:rFonts w:hint="eastAsia" w:ascii="Times New Roman" w:hAnsi="Times New Roman"/>
            <w:lang w:val="en-US" w:eastAsia="zh-CN"/>
          </w:rPr>
          <w:t>视角</w:t>
        </w:r>
      </w:ins>
      <w:ins w:id="15" w:author="零" w:date="2025-08-13T19:45:14Z">
        <w:r>
          <w:rPr>
            <w:rFonts w:hint="eastAsia" w:ascii="Times New Roman" w:hAnsi="Times New Roman"/>
            <w:lang w:val="en-US" w:eastAsia="zh-CN"/>
          </w:rPr>
          <w:t>，</w:t>
        </w:r>
      </w:ins>
      <w:ins w:id="16" w:author="零" w:date="2025-08-13T19:45:15Z">
        <w:r>
          <w:rPr>
            <w:rFonts w:hint="eastAsia" w:ascii="Times New Roman" w:hAnsi="Times New Roman"/>
            <w:lang w:val="en-US" w:eastAsia="zh-CN"/>
          </w:rPr>
          <w:t>深入</w:t>
        </w:r>
      </w:ins>
      <w:r>
        <w:rPr>
          <w:rFonts w:hint="eastAsia" w:ascii="Times New Roman" w:hAnsi="Times New Roman"/>
        </w:rPr>
        <w:t>了解遗传性大疱表皮松解症患</w:t>
      </w:r>
      <w:ins w:id="17" w:author="零" w:date="2025-08-13T19:45:20Z">
        <w:r>
          <w:rPr>
            <w:rFonts w:hint="eastAsia" w:ascii="Times New Roman" w:hAnsi="Times New Roman"/>
            <w:lang w:val="en-US" w:eastAsia="zh-CN"/>
          </w:rPr>
          <w:t>者</w:t>
        </w:r>
      </w:ins>
      <w:del w:id="18" w:author="零" w:date="2025-08-13T19:45:18Z">
        <w:r>
          <w:rPr>
            <w:rFonts w:hint="eastAsia" w:ascii="Times New Roman" w:hAnsi="Times New Roman"/>
          </w:rPr>
          <w:delText>儿</w:delText>
        </w:r>
      </w:del>
      <w:r>
        <w:rPr>
          <w:rFonts w:hint="eastAsia" w:ascii="Times New Roman" w:hAnsi="Times New Roman"/>
        </w:rPr>
        <w:t>主要照护者在</w:t>
      </w:r>
      <w:del w:id="19" w:author="零" w:date="2025-08-13T19:45:27Z">
        <w:r>
          <w:rPr>
            <w:rFonts w:hint="eastAsia" w:ascii="Times New Roman" w:hAnsi="Times New Roman"/>
          </w:rPr>
          <w:delText>居家</w:delText>
        </w:r>
      </w:del>
      <w:del w:id="20" w:author="零" w:date="2025-08-13T19:45:26Z">
        <w:r>
          <w:rPr>
            <w:rFonts w:hint="eastAsia" w:ascii="Times New Roman" w:hAnsi="Times New Roman"/>
          </w:rPr>
          <w:delText>环境中进</w:delText>
        </w:r>
      </w:del>
      <w:del w:id="21" w:author="零" w:date="2025-08-13T19:45:25Z">
        <w:r>
          <w:rPr>
            <w:rFonts w:hint="eastAsia" w:ascii="Times New Roman" w:hAnsi="Times New Roman"/>
          </w:rPr>
          <w:delText>行</w:delText>
        </w:r>
      </w:del>
      <w:r>
        <w:rPr>
          <w:rFonts w:hint="eastAsia" w:ascii="Times New Roman" w:hAnsi="Times New Roman"/>
        </w:rPr>
        <w:t>伤口护理</w:t>
      </w:r>
      <w:ins w:id="22" w:author="零" w:date="2025-08-13T19:45:34Z">
        <w:r>
          <w:rPr>
            <w:rFonts w:hint="eastAsia" w:ascii="Times New Roman" w:hAnsi="Times New Roman"/>
            <w:lang w:val="en-US" w:eastAsia="zh-CN"/>
          </w:rPr>
          <w:t>过程中</w:t>
        </w:r>
      </w:ins>
      <w:ins w:id="23" w:author="零" w:date="2025-08-13T19:45:35Z">
        <w:r>
          <w:rPr>
            <w:rFonts w:hint="eastAsia" w:ascii="Times New Roman" w:hAnsi="Times New Roman"/>
            <w:lang w:val="en-US" w:eastAsia="zh-CN"/>
          </w:rPr>
          <w:t>的</w:t>
        </w:r>
      </w:ins>
      <w:ins w:id="24" w:author="零" w:date="2025-08-13T19:45:40Z">
        <w:r>
          <w:rPr>
            <w:rFonts w:hint="eastAsia" w:ascii="Times New Roman" w:hAnsi="Times New Roman"/>
            <w:lang w:val="en-US" w:eastAsia="zh-CN"/>
          </w:rPr>
          <w:t>真实</w:t>
        </w:r>
      </w:ins>
      <w:ins w:id="25" w:author="零" w:date="2025-08-13T19:45:41Z">
        <w:r>
          <w:rPr>
            <w:rFonts w:hint="eastAsia" w:ascii="Times New Roman" w:hAnsi="Times New Roman"/>
            <w:lang w:val="en-US" w:eastAsia="zh-CN"/>
          </w:rPr>
          <w:t>体验</w:t>
        </w:r>
      </w:ins>
      <w:ins w:id="26" w:author="零" w:date="2025-08-13T19:45:42Z">
        <w:r>
          <w:rPr>
            <w:rFonts w:hint="eastAsia" w:ascii="Times New Roman" w:hAnsi="Times New Roman"/>
            <w:lang w:val="en-US" w:eastAsia="zh-CN"/>
          </w:rPr>
          <w:t>及</w:t>
        </w:r>
      </w:ins>
      <w:ins w:id="27" w:author="零" w:date="2025-08-13T19:45:43Z">
        <w:r>
          <w:rPr>
            <w:rFonts w:hint="eastAsia" w:ascii="Times New Roman" w:hAnsi="Times New Roman"/>
            <w:lang w:val="en-US" w:eastAsia="zh-CN"/>
          </w:rPr>
          <w:t>支持</w:t>
        </w:r>
      </w:ins>
      <w:ins w:id="28" w:author="零" w:date="2025-08-13T19:45:45Z">
        <w:r>
          <w:rPr>
            <w:rFonts w:hint="eastAsia" w:ascii="Times New Roman" w:hAnsi="Times New Roman"/>
            <w:lang w:val="en-US" w:eastAsia="zh-CN"/>
          </w:rPr>
          <w:t>需求</w:t>
        </w:r>
      </w:ins>
      <w:ins w:id="29" w:author="零" w:date="2025-08-13T19:45:49Z">
        <w:r>
          <w:rPr>
            <w:rFonts w:hint="eastAsia" w:ascii="Times New Roman" w:hAnsi="Times New Roman"/>
            <w:lang w:val="en-US" w:eastAsia="zh-CN"/>
          </w:rPr>
          <w:t>，</w:t>
        </w:r>
      </w:ins>
      <w:ins w:id="30" w:author="零" w:date="2025-08-13T19:45:50Z">
        <w:r>
          <w:rPr>
            <w:rFonts w:hint="eastAsia" w:ascii="Times New Roman" w:hAnsi="Times New Roman"/>
            <w:lang w:val="en-US" w:eastAsia="zh-CN"/>
          </w:rPr>
          <w:t>为</w:t>
        </w:r>
      </w:ins>
      <w:ins w:id="31" w:author="零" w:date="2025-08-13T19:45:55Z">
        <w:r>
          <w:rPr>
            <w:rFonts w:hint="eastAsia" w:ascii="Times New Roman" w:hAnsi="Times New Roman"/>
            <w:lang w:val="en-US" w:eastAsia="zh-CN"/>
          </w:rPr>
          <w:t>制定</w:t>
        </w:r>
      </w:ins>
      <w:ins w:id="32" w:author="零" w:date="2025-08-13T19:45:58Z">
        <w:r>
          <w:rPr>
            <w:rFonts w:hint="eastAsia" w:ascii="Times New Roman" w:hAnsi="Times New Roman"/>
            <w:lang w:val="en-US" w:eastAsia="zh-CN"/>
          </w:rPr>
          <w:t>针对性的</w:t>
        </w:r>
      </w:ins>
      <w:ins w:id="33" w:author="零" w:date="2025-08-13T19:46:00Z">
        <w:r>
          <w:rPr>
            <w:rFonts w:hint="eastAsia" w:ascii="Times New Roman" w:hAnsi="Times New Roman"/>
            <w:lang w:val="en-US" w:eastAsia="zh-CN"/>
          </w:rPr>
          <w:t>护理</w:t>
        </w:r>
      </w:ins>
      <w:ins w:id="34" w:author="零" w:date="2025-08-13T19:46:01Z">
        <w:r>
          <w:rPr>
            <w:rFonts w:hint="eastAsia" w:ascii="Times New Roman" w:hAnsi="Times New Roman"/>
            <w:lang w:val="en-US" w:eastAsia="zh-CN"/>
          </w:rPr>
          <w:t>干预</w:t>
        </w:r>
      </w:ins>
      <w:ins w:id="35" w:author="零" w:date="2025-08-13T19:46:03Z">
        <w:r>
          <w:rPr>
            <w:rFonts w:hint="eastAsia" w:ascii="Times New Roman" w:hAnsi="Times New Roman"/>
            <w:lang w:val="en-US" w:eastAsia="zh-CN"/>
          </w:rPr>
          <w:t>策略</w:t>
        </w:r>
      </w:ins>
      <w:ins w:id="36" w:author="零" w:date="2025-08-13T19:46:04Z">
        <w:r>
          <w:rPr>
            <w:rFonts w:hint="eastAsia" w:ascii="Times New Roman" w:hAnsi="Times New Roman"/>
            <w:lang w:val="en-US" w:eastAsia="zh-CN"/>
          </w:rPr>
          <w:t>提供</w:t>
        </w:r>
      </w:ins>
      <w:ins w:id="37" w:author="零" w:date="2025-08-13T19:46:07Z">
        <w:r>
          <w:rPr>
            <w:rFonts w:hint="eastAsia" w:ascii="Times New Roman" w:hAnsi="Times New Roman"/>
            <w:lang w:val="en-US" w:eastAsia="zh-CN"/>
          </w:rPr>
          <w:t>依据</w:t>
        </w:r>
      </w:ins>
      <w:del w:id="38" w:author="零" w:date="2025-08-13T19:45:48Z">
        <w:r>
          <w:rPr>
            <w:rFonts w:hint="eastAsia" w:ascii="Times New Roman" w:hAnsi="Times New Roman"/>
          </w:rPr>
          <w:delText>的感受</w:delText>
        </w:r>
      </w:del>
      <w:r>
        <w:rPr>
          <w:rFonts w:hint="eastAsia" w:ascii="Times New Roman" w:hAnsi="Times New Roman"/>
        </w:rPr>
        <w:t>。方法：采用质性研究中描述性现象学研究法，于</w:t>
      </w:r>
      <w:r>
        <w:rPr>
          <w:rFonts w:ascii="Times New Roman" w:hAnsi="Times New Roman"/>
        </w:rPr>
        <w:t>2025</w:t>
      </w:r>
      <w:r>
        <w:rPr>
          <w:rFonts w:hint="eastAsia" w:ascii="Times New Roman" w:hAnsi="Times New Roman"/>
        </w:rPr>
        <w:t>年</w:t>
      </w:r>
      <w:r>
        <w:rPr>
          <w:rFonts w:ascii="Times New Roman" w:hAnsi="Times New Roman"/>
        </w:rPr>
        <w:t>2月</w:t>
      </w:r>
      <w:r>
        <w:rPr>
          <w:rFonts w:hint="eastAsia" w:ascii="Times New Roman" w:hAnsi="Times New Roman"/>
        </w:rPr>
        <w:t>至</w:t>
      </w:r>
      <w:r>
        <w:rPr>
          <w:rFonts w:ascii="Times New Roman" w:hAnsi="Times New Roman"/>
        </w:rPr>
        <w:t>4</w:t>
      </w:r>
      <w:r>
        <w:rPr>
          <w:rFonts w:hint="eastAsia" w:ascii="Times New Roman" w:hAnsi="Times New Roman"/>
        </w:rPr>
        <w:t>月用目的取样法选取</w:t>
      </w:r>
      <w:r>
        <w:rPr>
          <w:rFonts w:ascii="Times New Roman" w:hAnsi="Times New Roman" w:cs="Calibri"/>
        </w:rPr>
        <w:t>12</w:t>
      </w:r>
      <w:r>
        <w:rPr>
          <w:rFonts w:hint="eastAsia" w:ascii="Times New Roman" w:hAnsi="Times New Roman"/>
        </w:rPr>
        <w:t>名</w:t>
      </w:r>
      <w:r>
        <w:rPr>
          <w:rFonts w:ascii="Times New Roman" w:hAnsi="Times New Roman" w:cs="Calibri"/>
        </w:rPr>
        <w:t>EB</w:t>
      </w:r>
      <w:r>
        <w:rPr>
          <w:rFonts w:hint="eastAsia" w:ascii="Times New Roman" w:hAnsi="Times New Roman"/>
        </w:rPr>
        <w:t>患儿的主要照护者进行半结构式深入访谈。采用</w:t>
      </w:r>
      <w:r>
        <w:rPr>
          <w:rFonts w:ascii="Times New Roman" w:hAnsi="Times New Roman"/>
        </w:rPr>
        <w:t>Colaizzi</w:t>
      </w:r>
      <w:r>
        <w:rPr>
          <w:rFonts w:hint="eastAsia" w:ascii="Times New Roman" w:hAnsi="Times New Roman"/>
        </w:rPr>
        <w:t xml:space="preserve"> </w:t>
      </w:r>
      <w:r>
        <w:rPr>
          <w:rFonts w:ascii="Times New Roman" w:hAnsi="Times New Roman"/>
        </w:rPr>
        <w:t>7步法对资料进行归类与提炼</w:t>
      </w:r>
      <w:del w:id="39" w:author="零" w:date="2025-08-13T19:46:33Z">
        <w:r>
          <w:rPr>
            <w:rFonts w:ascii="Times New Roman" w:hAnsi="Times New Roman"/>
          </w:rPr>
          <w:delText>，提取照护者在照护过程中的核心体验</w:delText>
        </w:r>
      </w:del>
      <w:r>
        <w:rPr>
          <w:rFonts w:ascii="Times New Roman" w:hAnsi="Times New Roman"/>
        </w:rPr>
        <w:t>。</w:t>
      </w:r>
      <w:r>
        <w:rPr>
          <w:rFonts w:hint="eastAsia" w:ascii="Times New Roman" w:hAnsi="Times New Roman"/>
        </w:rPr>
        <w:t>结果：</w:t>
      </w:r>
      <w:ins w:id="40" w:author="零" w:date="2025-08-13T19:46:46Z">
        <w:r>
          <w:rPr>
            <w:rFonts w:hint="eastAsia" w:ascii="Times New Roman" w:hAnsi="Times New Roman"/>
            <w:lang w:val="en-US" w:eastAsia="zh-CN"/>
          </w:rPr>
          <w:t>受访</w:t>
        </w:r>
      </w:ins>
      <w:ins w:id="41" w:author="零" w:date="2025-08-13T19:46:47Z">
        <w:r>
          <w:rPr>
            <w:rFonts w:hint="eastAsia" w:ascii="Times New Roman" w:hAnsi="Times New Roman"/>
            <w:lang w:val="en-US" w:eastAsia="zh-CN"/>
          </w:rPr>
          <w:t>者</w:t>
        </w:r>
      </w:ins>
      <w:ins w:id="42" w:author="零" w:date="2025-08-13T19:46:51Z">
        <w:r>
          <w:rPr>
            <w:rFonts w:hint="eastAsia" w:ascii="Times New Roman" w:hAnsi="Times New Roman"/>
            <w:lang w:val="en-US" w:eastAsia="zh-CN"/>
          </w:rPr>
          <w:t>中</w:t>
        </w:r>
      </w:ins>
      <w:ins w:id="43" w:author="零" w:date="2025-08-13T19:46:52Z">
        <w:r>
          <w:rPr>
            <w:rFonts w:hint="eastAsia" w:ascii="Times New Roman" w:hAnsi="Times New Roman"/>
            <w:lang w:val="en-US" w:eastAsia="zh-CN"/>
          </w:rPr>
          <w:t>男</w:t>
        </w:r>
      </w:ins>
      <w:ins w:id="44" w:author="零" w:date="2025-08-13T19:46:53Z">
        <w:r>
          <w:rPr>
            <w:rFonts w:hint="eastAsia" w:ascii="Times New Roman" w:hAnsi="Times New Roman"/>
            <w:lang w:val="en-US" w:eastAsia="zh-CN"/>
          </w:rPr>
          <w:t>2</w:t>
        </w:r>
      </w:ins>
      <w:ins w:id="45" w:author="零" w:date="2025-08-13T19:46:54Z">
        <w:r>
          <w:rPr>
            <w:rFonts w:hint="eastAsia" w:ascii="Times New Roman" w:hAnsi="Times New Roman"/>
            <w:lang w:val="en-US" w:eastAsia="zh-CN"/>
          </w:rPr>
          <w:t>名</w:t>
        </w:r>
      </w:ins>
      <w:ins w:id="46" w:author="零" w:date="2025-08-13T19:46:55Z">
        <w:r>
          <w:rPr>
            <w:rFonts w:hint="eastAsia" w:ascii="Times New Roman" w:hAnsi="Times New Roman"/>
            <w:lang w:val="en-US" w:eastAsia="zh-CN"/>
          </w:rPr>
          <w:t>、</w:t>
        </w:r>
      </w:ins>
      <w:ins w:id="47" w:author="零" w:date="2025-08-13T19:46:57Z">
        <w:r>
          <w:rPr>
            <w:rFonts w:hint="eastAsia" w:ascii="Times New Roman" w:hAnsi="Times New Roman"/>
            <w:lang w:val="en-US" w:eastAsia="zh-CN"/>
          </w:rPr>
          <w:t>女1</w:t>
        </w:r>
      </w:ins>
      <w:ins w:id="48" w:author="零" w:date="2025-08-13T19:46:59Z">
        <w:r>
          <w:rPr>
            <w:rFonts w:hint="eastAsia" w:ascii="Times New Roman" w:hAnsi="Times New Roman"/>
            <w:lang w:val="en-US" w:eastAsia="zh-CN"/>
          </w:rPr>
          <w:t>0</w:t>
        </w:r>
      </w:ins>
      <w:ins w:id="49" w:author="零" w:date="2025-08-13T19:47:01Z">
        <w:r>
          <w:rPr>
            <w:rFonts w:hint="eastAsia" w:ascii="Times New Roman" w:hAnsi="Times New Roman"/>
            <w:lang w:val="en-US" w:eastAsia="zh-CN"/>
          </w:rPr>
          <w:t>名，</w:t>
        </w:r>
      </w:ins>
      <w:ins w:id="50" w:author="零" w:date="2025-08-13T19:47:05Z">
        <w:r>
          <w:rPr>
            <w:rFonts w:hint="eastAsia" w:ascii="Times New Roman" w:hAnsi="Times New Roman"/>
            <w:lang w:val="en-US" w:eastAsia="zh-CN"/>
          </w:rPr>
          <w:t>年龄</w:t>
        </w:r>
      </w:ins>
      <w:ins w:id="51" w:author="零" w:date="2025-08-13T19:47:06Z">
        <w:r>
          <w:rPr>
            <w:rFonts w:hint="eastAsia" w:ascii="Times New Roman" w:hAnsi="Times New Roman"/>
            <w:lang w:val="en-US" w:eastAsia="zh-CN"/>
          </w:rPr>
          <w:t>25</w:t>
        </w:r>
      </w:ins>
      <w:ins w:id="52" w:author="零" w:date="2025-08-13T19:47:07Z">
        <w:r>
          <w:rPr>
            <w:rFonts w:hint="eastAsia" w:ascii="Times New Roman" w:hAnsi="Times New Roman"/>
            <w:lang w:val="en-US" w:eastAsia="zh-CN"/>
          </w:rPr>
          <w:t>-</w:t>
        </w:r>
      </w:ins>
      <w:ins w:id="53" w:author="零" w:date="2025-08-13T19:47:09Z">
        <w:r>
          <w:rPr>
            <w:rFonts w:hint="eastAsia" w:ascii="Times New Roman" w:hAnsi="Times New Roman"/>
            <w:lang w:val="en-US" w:eastAsia="zh-CN"/>
          </w:rPr>
          <w:t>46</w:t>
        </w:r>
      </w:ins>
      <w:ins w:id="54" w:author="零" w:date="2025-08-13T19:47:10Z">
        <w:r>
          <w:rPr>
            <w:rFonts w:hint="eastAsia" w:ascii="Times New Roman" w:hAnsi="Times New Roman"/>
            <w:lang w:val="en-US" w:eastAsia="zh-CN"/>
          </w:rPr>
          <w:t>岁</w:t>
        </w:r>
      </w:ins>
      <w:ins w:id="55" w:author="零" w:date="2025-08-13T19:47:13Z">
        <w:r>
          <w:rPr>
            <w:rFonts w:hint="eastAsia" w:ascii="Times New Roman" w:hAnsi="Times New Roman"/>
            <w:lang w:val="en-US" w:eastAsia="zh-CN"/>
          </w:rPr>
          <w:t>。</w:t>
        </w:r>
      </w:ins>
      <w:r>
        <w:rPr>
          <w:rFonts w:hint="eastAsia" w:ascii="Times New Roman" w:hAnsi="Times New Roman"/>
        </w:rPr>
        <w:t>共提炼出</w:t>
      </w:r>
      <w:r>
        <w:rPr>
          <w:rFonts w:ascii="Times New Roman" w:hAnsi="Times New Roman" w:cs="Calibri"/>
        </w:rPr>
        <w:t>3</w:t>
      </w:r>
      <w:r>
        <w:rPr>
          <w:rFonts w:hint="eastAsia" w:ascii="Times New Roman" w:hAnsi="Times New Roman"/>
        </w:rPr>
        <w:t>个主题和</w:t>
      </w:r>
      <w:r>
        <w:rPr>
          <w:rFonts w:ascii="Times New Roman" w:hAnsi="Times New Roman" w:cs="Calibri"/>
        </w:rPr>
        <w:t>9</w:t>
      </w:r>
      <w:r>
        <w:rPr>
          <w:rFonts w:hint="eastAsia" w:ascii="Times New Roman" w:hAnsi="Times New Roman"/>
        </w:rPr>
        <w:t>个子主题：（</w:t>
      </w:r>
      <w:r>
        <w:rPr>
          <w:rFonts w:ascii="Times New Roman" w:hAnsi="Times New Roman" w:cs="Calibri"/>
        </w:rPr>
        <w:t>1</w:t>
      </w:r>
      <w:r>
        <w:rPr>
          <w:rFonts w:hint="eastAsia" w:ascii="Times New Roman" w:hAnsi="Times New Roman"/>
        </w:rPr>
        <w:t>）</w:t>
      </w:r>
    </w:p>
    <w:p w14:paraId="2111FCF2">
      <w:pPr>
        <w:rPr>
          <w:rFonts w:ascii="Times New Roman" w:hAnsi="Times New Roman" w:cs="Calibri"/>
        </w:rPr>
      </w:pPr>
      <w:r>
        <w:rPr>
          <w:rFonts w:ascii="Times New Roman" w:hAnsi="Times New Roman"/>
        </w:rPr>
        <w:t>伤口护理</w:t>
      </w:r>
      <w:r>
        <w:rPr>
          <w:rFonts w:hint="eastAsia" w:ascii="Times New Roman" w:hAnsi="Times New Roman"/>
        </w:rPr>
        <w:t>的</w:t>
      </w:r>
      <w:r>
        <w:rPr>
          <w:rFonts w:ascii="Times New Roman" w:hAnsi="Times New Roman"/>
        </w:rPr>
        <w:t>挑战</w:t>
      </w:r>
      <w:r>
        <w:rPr>
          <w:rFonts w:hint="eastAsia" w:ascii="Times New Roman" w:hAnsi="Times New Roman"/>
        </w:rPr>
        <w:t>（</w:t>
      </w:r>
      <w:r>
        <w:rPr>
          <w:rFonts w:hint="eastAsia" w:ascii="Times New Roman" w:hAnsi="Times New Roman" w:cs="Calibri"/>
        </w:rPr>
        <w:t>照护者信息获取受限</w:t>
      </w:r>
      <w:r>
        <w:rPr>
          <w:rFonts w:hint="eastAsia" w:ascii="Times New Roman" w:hAnsi="Times New Roman"/>
        </w:rPr>
        <w:t>、照护者</w:t>
      </w:r>
      <w:r>
        <w:rPr>
          <w:rFonts w:ascii="Times New Roman" w:hAnsi="Times New Roman"/>
        </w:rPr>
        <w:t>护理</w:t>
      </w:r>
      <w:r>
        <w:rPr>
          <w:rFonts w:hint="eastAsia" w:ascii="Times New Roman" w:hAnsi="Times New Roman"/>
        </w:rPr>
        <w:t>技能缺乏、高强度的日常护理）；（</w:t>
      </w:r>
      <w:r>
        <w:rPr>
          <w:rFonts w:ascii="Times New Roman" w:hAnsi="Times New Roman" w:cs="Calibri"/>
        </w:rPr>
        <w:t>2</w:t>
      </w:r>
      <w:r>
        <w:rPr>
          <w:rFonts w:hint="eastAsia" w:ascii="Times New Roman" w:hAnsi="Times New Roman"/>
        </w:rPr>
        <w:t>）</w:t>
      </w:r>
      <w:r>
        <w:rPr>
          <w:rFonts w:ascii="Times New Roman" w:hAnsi="Times New Roman"/>
        </w:rPr>
        <w:t>照护</w:t>
      </w:r>
      <w:r>
        <w:rPr>
          <w:rFonts w:hint="eastAsia" w:ascii="Times New Roman" w:hAnsi="Times New Roman"/>
        </w:rPr>
        <w:t>过程中的</w:t>
      </w:r>
      <w:r>
        <w:rPr>
          <w:rFonts w:ascii="Times New Roman" w:hAnsi="Times New Roman"/>
        </w:rPr>
        <w:t>情绪体验</w:t>
      </w:r>
      <w:r>
        <w:rPr>
          <w:rFonts w:hint="eastAsia" w:ascii="Times New Roman" w:hAnsi="Times New Roman"/>
        </w:rPr>
        <w:t>（</w:t>
      </w:r>
      <w:r>
        <w:rPr>
          <w:rFonts w:hint="eastAsia" w:ascii="Times New Roman" w:hAnsi="Times New Roman" w:cs="Calibri"/>
        </w:rPr>
        <w:t>负性情绪</w:t>
      </w:r>
      <w:r>
        <w:rPr>
          <w:rFonts w:hint="eastAsia" w:ascii="Times New Roman" w:hAnsi="Times New Roman"/>
        </w:rPr>
        <w:t>、</w:t>
      </w:r>
      <w:r>
        <w:rPr>
          <w:rFonts w:hint="eastAsia" w:ascii="Times New Roman" w:hAnsi="Times New Roman"/>
          <w:highlight w:val="none"/>
        </w:rPr>
        <w:t>社交回避、自我赋能</w:t>
      </w:r>
      <w:r>
        <w:rPr>
          <w:rFonts w:hint="eastAsia" w:ascii="Times New Roman" w:hAnsi="Times New Roman"/>
        </w:rPr>
        <w:t>）；（</w:t>
      </w:r>
      <w:r>
        <w:rPr>
          <w:rFonts w:ascii="Times New Roman" w:hAnsi="Times New Roman" w:cs="Calibri"/>
        </w:rPr>
        <w:t>3</w:t>
      </w:r>
      <w:r>
        <w:rPr>
          <w:rFonts w:hint="eastAsia" w:ascii="Times New Roman" w:hAnsi="Times New Roman"/>
        </w:rPr>
        <w:t>）</w:t>
      </w:r>
      <w:r>
        <w:rPr>
          <w:rFonts w:hint="eastAsia" w:ascii="Times New Roman" w:hAnsi="Times New Roman"/>
          <w:highlight w:val="none"/>
        </w:rPr>
        <w:t>照护支持的缺失</w:t>
      </w:r>
      <w:r>
        <w:rPr>
          <w:rFonts w:hint="eastAsia" w:ascii="Times New Roman" w:hAnsi="Times New Roman"/>
        </w:rPr>
        <w:t>（</w:t>
      </w:r>
      <w:r>
        <w:rPr>
          <w:rFonts w:ascii="Times New Roman" w:hAnsi="Times New Roman"/>
        </w:rPr>
        <w:t>家庭支持</w:t>
      </w:r>
      <w:r>
        <w:rPr>
          <w:rFonts w:hint="eastAsia" w:ascii="Times New Roman" w:hAnsi="Times New Roman"/>
        </w:rPr>
        <w:t>的差异、医疗</w:t>
      </w:r>
      <w:r>
        <w:rPr>
          <w:rFonts w:hint="eastAsia" w:ascii="Times New Roman" w:hAnsi="Times New Roman"/>
          <w:highlight w:val="none"/>
        </w:rPr>
        <w:t>护理</w:t>
      </w:r>
      <w:r>
        <w:rPr>
          <w:rFonts w:hint="eastAsia" w:ascii="Times New Roman" w:hAnsi="Times New Roman"/>
        </w:rPr>
        <w:t>资源缺乏、</w:t>
      </w:r>
      <w:r>
        <w:rPr>
          <w:rFonts w:hint="eastAsia" w:ascii="Times New Roman" w:hAnsi="Times New Roman"/>
          <w:highlight w:val="none"/>
        </w:rPr>
        <w:t>社会支持的</w:t>
      </w:r>
      <w:r>
        <w:rPr>
          <w:rFonts w:hint="eastAsia" w:ascii="Times New Roman" w:hAnsi="Times New Roman"/>
        </w:rPr>
        <w:t>不足）。结论：</w:t>
      </w:r>
      <w:r>
        <w:rPr>
          <w:rFonts w:ascii="Times New Roman" w:hAnsi="Times New Roman" w:cs="Calibri"/>
        </w:rPr>
        <w:t>EB</w:t>
      </w:r>
      <w:r>
        <w:rPr>
          <w:rFonts w:hint="eastAsia" w:ascii="Times New Roman" w:hAnsi="Times New Roman"/>
        </w:rPr>
        <w:t>患儿主要照护者在伤口护理过程中面临多重挑战，既包括操作技能的欠缺，也涉及情绪调适与社会压力。护理人员应加强对照护者的专业指导与情感支持，构建多元协同的护理支持体系，提升照护能力，优化</w:t>
      </w:r>
      <w:r>
        <w:rPr>
          <w:rFonts w:ascii="Times New Roman" w:hAnsi="Times New Roman" w:cs="Calibri"/>
        </w:rPr>
        <w:t>EB</w:t>
      </w:r>
      <w:r>
        <w:rPr>
          <w:rFonts w:hint="eastAsia" w:ascii="Times New Roman" w:hAnsi="Times New Roman"/>
        </w:rPr>
        <w:t>患儿居家照护质量。</w:t>
      </w:r>
    </w:p>
    <w:p w14:paraId="4A219C31">
      <w:pPr>
        <w:rPr>
          <w:rFonts w:hint="default" w:ascii="Times New Roman" w:hAnsi="Times New Roman" w:eastAsia="宋体"/>
          <w:lang w:val="en-US" w:eastAsia="zh-CN"/>
        </w:rPr>
      </w:pPr>
      <w:r>
        <w:rPr>
          <w:rFonts w:hint="eastAsia" w:ascii="Times New Roman" w:hAnsi="Times New Roman"/>
        </w:rPr>
        <w:t>关键字：遗传性大疱表皮松解症；主要</w:t>
      </w:r>
      <w:del w:id="56" w:author="零" w:date="2025-08-13T19:49:15Z">
        <w:r>
          <w:rPr>
            <w:rFonts w:hint="eastAsia" w:ascii="Times New Roman" w:hAnsi="Times New Roman"/>
          </w:rPr>
          <w:delText>家庭</w:delText>
        </w:r>
      </w:del>
      <w:r>
        <w:rPr>
          <w:rFonts w:hint="eastAsia" w:ascii="Times New Roman" w:hAnsi="Times New Roman"/>
        </w:rPr>
        <w:t>照护者；伤口护理；质性研究；</w:t>
      </w:r>
      <w:r>
        <w:rPr>
          <w:rFonts w:ascii="Times New Roman" w:hAnsi="Times New Roman"/>
        </w:rPr>
        <w:t xml:space="preserve"> </w:t>
      </w:r>
      <w:ins w:id="57" w:author="零" w:date="2025-08-13T19:49:12Z">
        <w:r>
          <w:rPr>
            <w:rFonts w:hint="eastAsia" w:ascii="Times New Roman" w:hAnsi="Times New Roman"/>
            <w:lang w:val="en-US" w:eastAsia="zh-CN"/>
          </w:rPr>
          <w:t>照护</w:t>
        </w:r>
      </w:ins>
      <w:ins w:id="58" w:author="零" w:date="2025-08-13T19:49:14Z">
        <w:r>
          <w:rPr>
            <w:rFonts w:hint="eastAsia" w:ascii="Times New Roman" w:hAnsi="Times New Roman"/>
            <w:lang w:val="en-US" w:eastAsia="zh-CN"/>
          </w:rPr>
          <w:t>需求</w:t>
        </w:r>
      </w:ins>
    </w:p>
    <w:p w14:paraId="0671DA32">
      <w:pPr>
        <w:rPr>
          <w:rFonts w:ascii="Times New Roman" w:hAnsi="Times New Roman"/>
        </w:rPr>
      </w:pPr>
    </w:p>
    <w:p w14:paraId="36929FAB">
      <w:pPr>
        <w:ind w:firstLine="420" w:firstLineChars="200"/>
        <w:rPr>
          <w:rFonts w:ascii="Times New Roman" w:hAnsi="Times New Roman"/>
        </w:rPr>
      </w:pPr>
      <w:r>
        <w:rPr>
          <w:rFonts w:hint="eastAsia" w:ascii="Times New Roman" w:hAnsi="Times New Roman"/>
        </w:rPr>
        <w:t>遗传性大疱表皮松解症（</w:t>
      </w:r>
      <w:r>
        <w:rPr>
          <w:rFonts w:ascii="Times New Roman" w:hAnsi="Times New Roman" w:cs="Calibri"/>
        </w:rPr>
        <w:t>epidermolysis bullosa</w:t>
      </w:r>
      <w:r>
        <w:rPr>
          <w:rFonts w:hint="eastAsia" w:ascii="Times New Roman" w:hAnsi="Times New Roman"/>
        </w:rPr>
        <w:t>，</w:t>
      </w:r>
      <w:r>
        <w:rPr>
          <w:rFonts w:ascii="Times New Roman" w:hAnsi="Times New Roman" w:cs="Calibri"/>
        </w:rPr>
        <w:t>EB</w:t>
      </w:r>
      <w:r>
        <w:rPr>
          <w:rFonts w:hint="eastAsia" w:ascii="Times New Roman" w:hAnsi="Times New Roman"/>
        </w:rPr>
        <w:t>）是一类罕见的皮肤脆弱性疾病，以皮肤及黏膜组织异常脆弱为特征，轻微外力即可诱发水疱、血疱等皮肤屏障损伤</w:t>
      </w:r>
      <w:r>
        <w:rPr>
          <w:rFonts w:ascii="Times New Roman" w:hAnsi="Times New Roman"/>
        </w:rPr>
        <w:fldChar w:fldCharType="begin">
          <w:fldData xml:space="preserve">PEVuZE5vdGU+PENpdGU+PEF1dGhvcj5QbGV3aWc8L0F1dGhvcj48WWVhcj4yMDIyPC9ZZWFyPjxS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PEVuZE5vdGU+PENpdGU+PEF1dGhvcj5QbGV3aWc8L0F1dGhvcj48WWVhcj4yMDIyPC9ZZWFyPjxS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[1-3]</w:t>
      </w:r>
      <w:r>
        <w:rPr>
          <w:rFonts w:ascii="Times New Roman" w:hAnsi="Times New Roman"/>
        </w:rPr>
        <w:fldChar w:fldCharType="end"/>
      </w:r>
      <w:r>
        <w:rPr>
          <w:rFonts w:hint="eastAsia" w:ascii="Times New Roman" w:hAnsi="Times New Roman"/>
        </w:rPr>
        <w:t>，主要包括单纯型（</w:t>
      </w:r>
      <w:r>
        <w:rPr>
          <w:rFonts w:ascii="Times New Roman" w:hAnsi="Times New Roman" w:cs="Calibri"/>
        </w:rPr>
        <w:t>EBS</w:t>
      </w:r>
      <w:r>
        <w:rPr>
          <w:rFonts w:hint="eastAsia" w:ascii="Times New Roman" w:hAnsi="Times New Roman"/>
        </w:rPr>
        <w:t>）、交界型（</w:t>
      </w:r>
      <w:r>
        <w:rPr>
          <w:rFonts w:ascii="Times New Roman" w:hAnsi="Times New Roman" w:cs="Calibri"/>
        </w:rPr>
        <w:t>JEB</w:t>
      </w:r>
      <w:r>
        <w:rPr>
          <w:rFonts w:hint="eastAsia" w:ascii="Times New Roman" w:hAnsi="Times New Roman"/>
        </w:rPr>
        <w:t>）、营养不良型（</w:t>
      </w:r>
      <w:r>
        <w:rPr>
          <w:rFonts w:ascii="Times New Roman" w:hAnsi="Times New Roman" w:cs="Calibri"/>
        </w:rPr>
        <w:t>DEB</w:t>
      </w:r>
      <w:r>
        <w:rPr>
          <w:rFonts w:hint="eastAsia" w:ascii="Times New Roman" w:hAnsi="Times New Roman"/>
        </w:rPr>
        <w:t>）和金德勒综合征（</w:t>
      </w:r>
      <w:r>
        <w:rPr>
          <w:rFonts w:ascii="Times New Roman" w:hAnsi="Times New Roman" w:cs="Calibri"/>
        </w:rPr>
        <w:t>KS</w:t>
      </w:r>
      <w:r>
        <w:rPr>
          <w:rFonts w:hint="eastAsia" w:ascii="Times New Roman" w:hAnsi="Times New Roman"/>
        </w:rPr>
        <w:t>）四种亚型。据美国国家数据库统计，EB发病率约为2/10万，患病率约为1/10万，性别分布无显著差异</w:t>
      </w:r>
      <w:r>
        <w:rPr>
          <w:rFonts w:ascii="Times New Roman" w:hAnsi="Times New Roman"/>
        </w:rPr>
        <w:fldChar w:fldCharType="begin"/>
      </w:r>
      <w:r>
        <w:rPr>
          <w:rFonts w:ascii="Times New Roman" w:hAnsi="Times New Roman"/>
        </w:rPr>
        <w:instrText xml:space="preserve"> ADDIN EN.CITE &lt;EndNote&gt;&lt;Cite&gt;&lt;Author&gt;Fine&lt;/Author&gt;&lt;Year&gt;2016&lt;/Year&gt;&lt;RecNum&gt;37&lt;/RecNum&gt;&lt;DisplayText&gt;&lt;style face="superscript"&gt;[4, 5]&lt;/style&gt;&lt;/DisplayText&gt;&lt;record&gt;&lt;rec-number&gt;37&lt;/rec-number&gt;&lt;foreign-keys&gt;&lt;key app="EN" db-id="sfsv0f996ztz0zet2vh5sfpzrzz05099xzff" timestamp="1751370743"&gt;37&lt;/key&gt;&lt;/foreign-keys&gt;&lt;ref-type name="Journal Article"&gt;17&lt;/ref-type&gt;&lt;contributors&gt;&lt;authors&gt;&lt;author&gt;Fine&lt;/author&gt;&lt;author&gt;Jo-David&lt;/author&gt;&lt;/authors&gt;&lt;/contributors&gt;&lt;titles&gt;&lt;title&gt;Epidemiology of Inherited Epidermolysis Bullosa Based on Incidence and Prevalence Estimates From the National Epidermolysis Bullosa Registry&lt;/title&gt;&lt;secondary-title&gt;Jama Dermatology&lt;/secondary-title&gt;&lt;/titles&gt;&lt;periodical&gt;&lt;full-title&gt;Jama Dermatology&lt;/full-title&gt;&lt;/periodical&gt;&lt;dates&gt;&lt;year&gt;2016&lt;/year&gt;&lt;/da</w:instrText>
      </w:r>
      <w:r>
        <w:rPr>
          <w:rFonts w:hint="eastAsia" w:ascii="Times New Roman" w:hAnsi="Times New Roman"/>
        </w:rPr>
        <w:instrText xml:space="preserve">tes&gt;&lt;urls&gt;&lt;/urls&gt;&lt;/record&gt;&lt;/Cite&gt;&lt;Cite&gt;&lt;Author&gt;于越乾&lt;/Author&gt;&lt;Year&gt;2019&lt;/Year&gt;&lt;RecNum&gt;38&lt;/RecNum&gt;&lt;record&gt;&lt;rec-number&gt;38&lt;/rec-number&gt;&lt;foreign-keys&gt;&lt;key app="EN" db-id="sfsv0f996ztz0zet2vh5sfpzrzz05099xzff" timestamp="1751370776"&gt;38&lt;/key&gt;&lt;/foreign-keys&gt;&lt;ref-type name="Journal Article"&gt;17&lt;/ref-type&gt;&lt;contributors&gt;&lt;authors&gt;&lt;author&gt;于越乾&lt;/author&gt;&lt;author&gt;暴芳芳&lt;/author&gt;&lt;author&gt;刘红&lt;/author&gt;&lt;/authors&gt;&lt;/contributors&gt;&lt;titles&gt;&lt;title&gt;遗传性大疱性表皮松解症致病基因研究进展&lt;/title&gt;&lt;secondary-title&gt;中国麻风皮肤病杂志&lt;/secondary-title&gt;&lt;/titles&gt;&lt;periodical&gt;&lt;full-title&gt;中国麻风皮肤病杂志&lt;/full-title&gt;&lt;/periodical&gt;&lt;pages&gt;380-384&lt;/pages&gt;&lt;volume&gt;35&lt;/volume&gt;&lt;number&gt;6&lt;/number&gt;&lt;dates&gt;&lt;year&gt;2019&lt;/year&gt;&lt;/dates&gt;&lt;urls&gt;&lt;/urls&gt;&lt;/record&gt;&lt;/Cite&gt;&lt;/EndNote&gt;</w:instrText>
      </w:r>
      <w:r>
        <w:rPr>
          <w:rFonts w:ascii="Times New Roman" w:hAnsi="Times New Roman"/>
        </w:rPr>
        <w:fldChar w:fldCharType="separate"/>
      </w:r>
      <w:r>
        <w:rPr>
          <w:rFonts w:ascii="Times New Roman" w:hAnsi="Times New Roman"/>
          <w:vertAlign w:val="superscript"/>
        </w:rPr>
        <w:t>[4, 5]</w:t>
      </w:r>
      <w:r>
        <w:rPr>
          <w:rFonts w:ascii="Times New Roman" w:hAnsi="Times New Roman"/>
        </w:rPr>
        <w:fldChar w:fldCharType="end"/>
      </w:r>
      <w:r>
        <w:rPr>
          <w:rFonts w:hint="eastAsia" w:ascii="Times New Roman" w:hAnsi="Times New Roman"/>
        </w:rPr>
        <w:t>。该疾病尚无根治性疗法，是人类已知最严重、最痛苦的疾病之一</w:t>
      </w:r>
      <w:r>
        <w:rPr>
          <w:rFonts w:ascii="Times New Roman" w:hAnsi="Times New Roman"/>
        </w:rPr>
        <w:fldChar w:fldCharType="begin"/>
      </w:r>
      <w:r>
        <w:rPr>
          <w:rFonts w:ascii="Times New Roman" w:hAnsi="Times New Roman"/>
        </w:rPr>
        <w:instrText xml:space="preserve"> ADDIN EN.CITE &lt;EndNote&gt;&lt;Cite&gt;&lt;Author&gt;Fine&lt;/Author&gt;&lt;Year&gt;2014&lt;/Year&gt;&lt;RecNum&gt;39&lt;/RecNum&gt;&lt;DisplayText&gt;&lt;style face="superscript"&gt;[6]&lt;/style&gt;&lt;/DisplayText&gt;&lt;record&gt;&lt;rec-number&gt;39&lt;/rec-number&gt;&lt;foreign-keys&gt;&lt;key app="EN" db-id="sfsv0f996ztz0zet2vh5sfpzrzz05099xzff" timestamp="1751370808"&gt;39&lt;/key&gt;&lt;/foreign-keys&gt;&lt;ref-type name="Journal Article"&gt;17&lt;/ref-type&gt;&lt;contributors&gt;&lt;authors&gt;&lt;author&gt;Fine, Jo David&lt;/author&gt;&lt;author&gt;Bruckner-Tuderman, Leena&lt;/author&gt;&lt;author&gt;Eady, Robin A. J.&lt;/author&gt;&lt;author&gt;Bauer, Eugene A.&lt;/author&gt;&lt;author&gt;Bauer, Johann W.&lt;/author&gt;&lt;author&gt;Has, Cristina&lt;/author&gt;&lt;author&gt;Heagerty, Adrian&lt;/author&gt;&lt;author&gt;Hintner, Helmut&lt;/author&gt;&lt;author&gt;Hovnanian, Alain&lt;/author&gt;&lt;author&gt;Jonkman, Marcel F.&lt;/author&gt;&lt;/authors&gt;&lt;/contributors&gt;&lt;titles&gt;&lt;title&gt;Inherited epidermolysis bullosa: Updated recommendations on diagnosis and classification&lt;/title&gt;&lt;secondary-title&gt;Elsevier Masson&lt;/secondary-title&gt;&lt;/titles&gt;&lt;periodical&gt;&lt;full-title&gt;Elsevier Masson&lt;/full-title&gt;&lt;/periodical&gt;&lt;number&gt;6&lt;/number&gt;&lt;dates&gt;&lt;year&gt;2014&lt;/year&gt;&lt;/dates&gt;&lt;urls&gt;&lt;/urls&gt;&lt;/record&gt;&lt;/Cite&gt;&lt;/EndNote&gt;</w:instrText>
      </w:r>
      <w:r>
        <w:rPr>
          <w:rFonts w:ascii="Times New Roman" w:hAnsi="Times New Roman"/>
        </w:rPr>
        <w:fldChar w:fldCharType="separate"/>
      </w:r>
      <w:r>
        <w:rPr>
          <w:rFonts w:ascii="Times New Roman" w:hAnsi="Times New Roman"/>
          <w:vertAlign w:val="superscript"/>
        </w:rPr>
        <w:t>[6]</w:t>
      </w:r>
      <w:r>
        <w:rPr>
          <w:rFonts w:ascii="Times New Roman" w:hAnsi="Times New Roman"/>
        </w:rPr>
        <w:fldChar w:fldCharType="end"/>
      </w:r>
      <w:r>
        <w:rPr>
          <w:rFonts w:hint="eastAsia" w:ascii="Times New Roman" w:hAnsi="Times New Roman"/>
        </w:rPr>
        <w:t>。</w:t>
      </w:r>
      <w:ins w:id="59" w:author="零" w:date="2025-08-13T19:50:32Z">
        <w:r>
          <w:rPr>
            <w:rFonts w:hint="eastAsia" w:ascii="Times New Roman" w:hAnsi="Times New Roman"/>
            <w:lang w:val="en-US" w:eastAsia="zh-CN"/>
          </w:rPr>
          <w:t>患者</w:t>
        </w:r>
      </w:ins>
      <w:ins w:id="60" w:author="零" w:date="2025-08-13T19:50:40Z">
        <w:r>
          <w:rPr>
            <w:rFonts w:hint="eastAsia" w:ascii="Times New Roman" w:hAnsi="Times New Roman"/>
            <w:lang w:val="en-US" w:eastAsia="zh-CN"/>
          </w:rPr>
          <w:t>在</w:t>
        </w:r>
      </w:ins>
      <w:ins w:id="61" w:author="零" w:date="2025-08-13T19:50:35Z">
        <w:r>
          <w:rPr>
            <w:rFonts w:hint="eastAsia" w:ascii="Times New Roman" w:hAnsi="Times New Roman"/>
            <w:lang w:val="en-US" w:eastAsia="zh-CN"/>
          </w:rPr>
          <w:t>确诊后</w:t>
        </w:r>
      </w:ins>
      <w:ins w:id="62" w:author="零" w:date="2025-08-13T19:50:45Z">
        <w:r>
          <w:rPr>
            <w:rFonts w:hint="eastAsia" w:ascii="Times New Roman" w:hAnsi="Times New Roman"/>
            <w:lang w:val="en-US" w:eastAsia="zh-CN"/>
          </w:rPr>
          <w:t>，</w:t>
        </w:r>
      </w:ins>
      <w:ins w:id="63" w:author="零" w:date="2025-08-13T19:50:46Z">
        <w:r>
          <w:rPr>
            <w:rFonts w:hint="eastAsia" w:ascii="Times New Roman" w:hAnsi="Times New Roman"/>
            <w:lang w:val="en-US" w:eastAsia="zh-CN"/>
          </w:rPr>
          <w:t>多数</w:t>
        </w:r>
      </w:ins>
      <w:ins w:id="64" w:author="零" w:date="2025-08-13T19:50:51Z">
        <w:r>
          <w:rPr>
            <w:rFonts w:hint="eastAsia" w:ascii="Times New Roman" w:hAnsi="Times New Roman"/>
            <w:lang w:val="en-US" w:eastAsia="zh-CN"/>
          </w:rPr>
          <w:t>时间</w:t>
        </w:r>
      </w:ins>
      <w:ins w:id="65" w:author="零" w:date="2025-08-13T19:50:54Z">
        <w:r>
          <w:rPr>
            <w:rFonts w:hint="eastAsia" w:ascii="Times New Roman" w:hAnsi="Times New Roman"/>
            <w:lang w:val="en-US" w:eastAsia="zh-CN"/>
          </w:rPr>
          <w:t>需要</w:t>
        </w:r>
      </w:ins>
      <w:ins w:id="66" w:author="零" w:date="2025-08-13T19:50:59Z">
        <w:r>
          <w:rPr>
            <w:rFonts w:hint="eastAsia" w:ascii="Times New Roman" w:hAnsi="Times New Roman"/>
            <w:lang w:val="en-US" w:eastAsia="zh-CN"/>
          </w:rPr>
          <w:t>依赖</w:t>
        </w:r>
      </w:ins>
      <w:ins w:id="67" w:author="零" w:date="2025-08-13T19:51:22Z">
        <w:r>
          <w:rPr>
            <w:rFonts w:hint="eastAsia" w:ascii="Times New Roman" w:hAnsi="Times New Roman"/>
            <w:lang w:val="en-US" w:eastAsia="zh-CN"/>
          </w:rPr>
          <w:t>照护者</w:t>
        </w:r>
      </w:ins>
      <w:ins w:id="68" w:author="零" w:date="2025-08-13T19:51:18Z">
        <w:r>
          <w:rPr>
            <w:rFonts w:hint="eastAsia" w:ascii="Times New Roman" w:hAnsi="Times New Roman"/>
            <w:lang w:val="en-US" w:eastAsia="zh-CN"/>
          </w:rPr>
          <w:t>完成</w:t>
        </w:r>
      </w:ins>
      <w:ins w:id="69" w:author="零" w:date="2025-08-13T19:51:26Z">
        <w:r>
          <w:rPr>
            <w:rFonts w:hint="eastAsia" w:ascii="Times New Roman" w:hAnsi="Times New Roman"/>
            <w:lang w:val="en-US" w:eastAsia="zh-CN"/>
          </w:rPr>
          <w:t>伤口</w:t>
        </w:r>
      </w:ins>
      <w:ins w:id="70" w:author="零" w:date="2025-08-13T19:51:27Z">
        <w:r>
          <w:rPr>
            <w:rFonts w:hint="eastAsia" w:ascii="Times New Roman" w:hAnsi="Times New Roman"/>
            <w:lang w:val="en-US" w:eastAsia="zh-CN"/>
          </w:rPr>
          <w:t>护理</w:t>
        </w:r>
      </w:ins>
      <w:ins w:id="71" w:author="零" w:date="2025-08-13T19:51:28Z">
        <w:r>
          <w:rPr>
            <w:rFonts w:hint="eastAsia" w:ascii="Times New Roman" w:hAnsi="Times New Roman"/>
            <w:lang w:val="en-US" w:eastAsia="zh-CN"/>
          </w:rPr>
          <w:t>和</w:t>
        </w:r>
      </w:ins>
      <w:ins w:id="72" w:author="零" w:date="2025-08-13T19:51:30Z">
        <w:r>
          <w:rPr>
            <w:rFonts w:hint="eastAsia" w:ascii="Times New Roman" w:hAnsi="Times New Roman"/>
            <w:lang w:val="en-US" w:eastAsia="zh-CN"/>
          </w:rPr>
          <w:t>日常</w:t>
        </w:r>
      </w:ins>
      <w:ins w:id="73" w:author="零" w:date="2025-08-13T19:51:32Z">
        <w:r>
          <w:rPr>
            <w:rFonts w:hint="eastAsia" w:ascii="Times New Roman" w:hAnsi="Times New Roman"/>
            <w:lang w:val="en-US" w:eastAsia="zh-CN"/>
          </w:rPr>
          <w:t>生活</w:t>
        </w:r>
      </w:ins>
      <w:ins w:id="74" w:author="零" w:date="2025-08-13T19:51:33Z">
        <w:r>
          <w:rPr>
            <w:rFonts w:hint="eastAsia" w:ascii="Times New Roman" w:hAnsi="Times New Roman"/>
            <w:lang w:val="en-US" w:eastAsia="zh-CN"/>
          </w:rPr>
          <w:t>照护</w:t>
        </w:r>
      </w:ins>
      <w:ins w:id="75" w:author="零" w:date="2025-08-13T19:51:34Z">
        <w:r>
          <w:rPr>
            <w:rFonts w:hint="eastAsia" w:ascii="Times New Roman" w:hAnsi="Times New Roman"/>
            <w:lang w:val="en-US" w:eastAsia="zh-CN"/>
          </w:rPr>
          <w:t>，</w:t>
        </w:r>
      </w:ins>
      <w:ins w:id="76" w:author="零" w:date="2025-08-13T19:51:38Z">
        <w:r>
          <w:rPr>
            <w:rFonts w:hint="eastAsia" w:ascii="Times New Roman" w:hAnsi="Times New Roman"/>
            <w:lang w:val="en-US" w:eastAsia="zh-CN"/>
          </w:rPr>
          <w:t>护理</w:t>
        </w:r>
      </w:ins>
      <w:ins w:id="77" w:author="零" w:date="2025-08-13T19:51:41Z">
        <w:r>
          <w:rPr>
            <w:rFonts w:hint="eastAsia" w:ascii="Times New Roman" w:hAnsi="Times New Roman"/>
            <w:lang w:val="en-US" w:eastAsia="zh-CN"/>
          </w:rPr>
          <w:t>质量</w:t>
        </w:r>
      </w:ins>
      <w:ins w:id="78" w:author="零" w:date="2025-08-13T19:51:42Z">
        <w:r>
          <w:rPr>
            <w:rFonts w:hint="eastAsia" w:ascii="Times New Roman" w:hAnsi="Times New Roman"/>
            <w:lang w:val="en-US" w:eastAsia="zh-CN"/>
          </w:rPr>
          <w:t>直接</w:t>
        </w:r>
      </w:ins>
      <w:ins w:id="79" w:author="零" w:date="2025-08-13T19:51:46Z">
        <w:r>
          <w:rPr>
            <w:rFonts w:hint="eastAsia" w:ascii="Times New Roman" w:hAnsi="Times New Roman"/>
            <w:lang w:val="en-US" w:eastAsia="zh-CN"/>
          </w:rPr>
          <w:t>影响</w:t>
        </w:r>
      </w:ins>
      <w:ins w:id="80" w:author="零" w:date="2025-08-13T19:51:48Z">
        <w:r>
          <w:rPr>
            <w:rFonts w:hint="eastAsia" w:ascii="Times New Roman" w:hAnsi="Times New Roman"/>
            <w:lang w:val="en-US" w:eastAsia="zh-CN"/>
          </w:rPr>
          <w:t>患儿的</w:t>
        </w:r>
      </w:ins>
      <w:ins w:id="81" w:author="零" w:date="2025-08-13T19:51:51Z">
        <w:r>
          <w:rPr>
            <w:rFonts w:hint="eastAsia" w:ascii="Times New Roman" w:hAnsi="Times New Roman"/>
            <w:lang w:val="en-US" w:eastAsia="zh-CN"/>
          </w:rPr>
          <w:t>生活质量</w:t>
        </w:r>
      </w:ins>
      <w:del w:id="82" w:author="零" w:date="2025-08-13T19:51:59Z">
        <w:r>
          <w:rPr>
            <w:rFonts w:hint="eastAsia" w:ascii="Times New Roman" w:hAnsi="Times New Roman"/>
          </w:rPr>
          <w:delText>目前，仅在疾病</w:delText>
        </w:r>
      </w:del>
      <w:del w:id="83" w:author="零" w:date="2025-08-13T19:51:59Z">
        <w:r>
          <w:rPr>
            <w:rFonts w:hint="eastAsia" w:ascii="Times New Roman" w:hAnsi="Times New Roman"/>
            <w:highlight w:val="none"/>
          </w:rPr>
          <w:delText>诊断期</w:delText>
        </w:r>
      </w:del>
      <w:del w:id="84" w:author="零" w:date="2025-08-13T19:51:59Z">
        <w:r>
          <w:rPr>
            <w:rFonts w:hint="eastAsia" w:ascii="Times New Roman" w:hAnsi="Times New Roman"/>
          </w:rPr>
          <w:delText>及急性发作期需住院治疗，其余时间多在居家进行照护。伤口护理不仅会影响患儿的生活质量，还会导致照护者长期承担高频率、高强度的护理任务，面临时间、体力和情绪的多重压力</w:delText>
        </w:r>
      </w:del>
      <w:r>
        <w:rPr>
          <w:rFonts w:ascii="Times New Roman" w:hAnsi="Times New Roman"/>
        </w:rPr>
        <w:fldChar w:fldCharType="begin">
          <w:fldData xml:space="preserve">PEVuZE5vdGU+PENpdGU+PEF1dGhvcj5Lb3J0ZTwvQXV0aG9yPjxZZWFyPjIwMjQ8L1llYXI+PFJl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PEVuZE5vdGU+PENpdGU+PEF1dGhvcj5Lb3J0ZTwvQXV0aG9yPjxZZWFyPjIwMjQ8L1llYXI+PFJl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[7, 8]</w:t>
      </w:r>
      <w:r>
        <w:rPr>
          <w:rFonts w:ascii="Times New Roman" w:hAnsi="Times New Roman"/>
        </w:rPr>
        <w:fldChar w:fldCharType="end"/>
      </w:r>
      <w:r>
        <w:rPr>
          <w:rFonts w:hint="eastAsia" w:ascii="Times New Roman" w:hAnsi="Times New Roman"/>
        </w:rPr>
        <w:t>。目前关于</w:t>
      </w:r>
      <w:r>
        <w:rPr>
          <w:rFonts w:ascii="Times New Roman" w:hAnsi="Times New Roman" w:cs="Calibri"/>
        </w:rPr>
        <w:t>EB</w:t>
      </w:r>
      <w:r>
        <w:rPr>
          <w:rFonts w:hint="eastAsia" w:ascii="Times New Roman" w:hAnsi="Times New Roman"/>
        </w:rPr>
        <w:t>的研究多集中于</w:t>
      </w:r>
      <w:ins w:id="85" w:author="零" w:date="2025-08-13T19:52:24Z">
        <w:r>
          <w:rPr>
            <w:rFonts w:hint="eastAsia" w:ascii="Times New Roman" w:hAnsi="Times New Roman"/>
            <w:lang w:val="en-US" w:eastAsia="zh-CN"/>
          </w:rPr>
          <w:t>病理机制</w:t>
        </w:r>
      </w:ins>
      <w:ins w:id="86" w:author="零" w:date="2025-08-13T19:52:29Z">
        <w:r>
          <w:rPr>
            <w:rFonts w:hint="eastAsia" w:ascii="Times New Roman" w:hAnsi="Times New Roman"/>
            <w:lang w:val="en-US" w:eastAsia="zh-CN"/>
          </w:rPr>
          <w:t>及</w:t>
        </w:r>
      </w:ins>
      <w:ins w:id="87" w:author="零" w:date="2025-08-13T19:52:30Z">
        <w:r>
          <w:rPr>
            <w:rFonts w:hint="eastAsia" w:ascii="Times New Roman" w:hAnsi="Times New Roman"/>
            <w:lang w:val="en-US" w:eastAsia="zh-CN"/>
          </w:rPr>
          <w:t>治疗</w:t>
        </w:r>
      </w:ins>
      <w:ins w:id="88" w:author="零" w:date="2025-08-13T19:52:37Z">
        <w:r>
          <w:rPr>
            <w:rFonts w:hint="eastAsia" w:ascii="Times New Roman" w:hAnsi="Times New Roman"/>
            <w:lang w:val="en-US" w:eastAsia="zh-CN"/>
          </w:rPr>
          <w:t>手段</w:t>
        </w:r>
      </w:ins>
      <w:ins w:id="89" w:author="零" w:date="2025-08-13T19:52:39Z">
        <w:r>
          <w:rPr>
            <w:rFonts w:hint="eastAsia" w:ascii="Times New Roman" w:hAnsi="Times New Roman"/>
            <w:lang w:val="en-US" w:eastAsia="zh-CN"/>
          </w:rPr>
          <w:t>，</w:t>
        </w:r>
      </w:ins>
      <w:ins w:id="90" w:author="零" w:date="2025-08-13T19:52:41Z">
        <w:r>
          <w:rPr>
            <w:rFonts w:hint="eastAsia" w:ascii="Times New Roman" w:hAnsi="Times New Roman"/>
            <w:lang w:val="en-US" w:eastAsia="zh-CN"/>
          </w:rPr>
          <w:t>对</w:t>
        </w:r>
      </w:ins>
      <w:del w:id="91" w:author="零" w:date="2025-08-13T19:52:14Z">
        <w:r>
          <w:rPr>
            <w:rFonts w:hint="eastAsia" w:ascii="Times New Roman" w:hAnsi="Times New Roman"/>
          </w:rPr>
          <w:delText>患儿层面</w:delText>
        </w:r>
      </w:del>
      <w:del w:id="92" w:author="零" w:date="2025-08-13T19:52:45Z">
        <w:r>
          <w:rPr>
            <w:rFonts w:hint="eastAsia" w:ascii="Times New Roman" w:hAnsi="Times New Roman"/>
          </w:rPr>
          <w:delText>，较少关</w:delText>
        </w:r>
      </w:del>
      <w:del w:id="93" w:author="零" w:date="2025-08-13T19:52:44Z">
        <w:r>
          <w:rPr>
            <w:rFonts w:hint="eastAsia" w:ascii="Times New Roman" w:hAnsi="Times New Roman"/>
          </w:rPr>
          <w:delText>注</w:delText>
        </w:r>
      </w:del>
      <w:r>
        <w:rPr>
          <w:rFonts w:hint="eastAsia" w:ascii="Times New Roman" w:hAnsi="Times New Roman"/>
        </w:rPr>
        <w:t>照护者</w:t>
      </w:r>
      <w:ins w:id="94" w:author="零" w:date="2025-08-13T19:52:51Z">
        <w:r>
          <w:rPr>
            <w:rFonts w:hint="eastAsia" w:ascii="Times New Roman" w:hAnsi="Times New Roman"/>
            <w:lang w:val="en-US" w:eastAsia="zh-CN"/>
          </w:rPr>
          <w:t>的</w:t>
        </w:r>
      </w:ins>
      <w:ins w:id="95" w:author="零" w:date="2025-08-13T19:52:53Z">
        <w:r>
          <w:rPr>
            <w:rFonts w:hint="eastAsia" w:ascii="Times New Roman" w:hAnsi="Times New Roman"/>
            <w:lang w:val="en-US" w:eastAsia="zh-CN"/>
          </w:rPr>
          <w:t>护理</w:t>
        </w:r>
      </w:ins>
      <w:ins w:id="96" w:author="零" w:date="2025-08-13T19:52:54Z">
        <w:r>
          <w:rPr>
            <w:rFonts w:hint="eastAsia" w:ascii="Times New Roman" w:hAnsi="Times New Roman"/>
            <w:lang w:val="en-US" w:eastAsia="zh-CN"/>
          </w:rPr>
          <w:t>体验</w:t>
        </w:r>
      </w:ins>
      <w:ins w:id="97" w:author="零" w:date="2025-08-13T19:52:56Z">
        <w:r>
          <w:rPr>
            <w:rFonts w:hint="eastAsia" w:ascii="Times New Roman" w:hAnsi="Times New Roman"/>
            <w:lang w:val="en-US" w:eastAsia="zh-CN"/>
          </w:rPr>
          <w:t>和</w:t>
        </w:r>
      </w:ins>
      <w:ins w:id="98" w:author="零" w:date="2025-08-13T19:52:57Z">
        <w:r>
          <w:rPr>
            <w:rFonts w:hint="eastAsia" w:ascii="Times New Roman" w:hAnsi="Times New Roman"/>
            <w:lang w:val="en-US" w:eastAsia="zh-CN"/>
          </w:rPr>
          <w:t>需求</w:t>
        </w:r>
      </w:ins>
      <w:ins w:id="99" w:author="零" w:date="2025-08-13T19:53:00Z">
        <w:r>
          <w:rPr>
            <w:rFonts w:hint="eastAsia" w:ascii="Times New Roman" w:hAnsi="Times New Roman"/>
            <w:lang w:val="en-US" w:eastAsia="zh-CN"/>
          </w:rPr>
          <w:t>关注</w:t>
        </w:r>
      </w:ins>
      <w:ins w:id="100" w:author="零" w:date="2025-08-13T19:53:01Z">
        <w:r>
          <w:rPr>
            <w:rFonts w:hint="eastAsia" w:ascii="Times New Roman" w:hAnsi="Times New Roman"/>
            <w:lang w:val="en-US" w:eastAsia="zh-CN"/>
          </w:rPr>
          <w:t>较少</w:t>
        </w:r>
      </w:ins>
      <w:ins w:id="101" w:author="零" w:date="2025-08-13T19:53:06Z">
        <w:r>
          <w:rPr>
            <w:rFonts w:hint="eastAsia" w:ascii="Times New Roman" w:hAnsi="Times New Roman"/>
            <w:lang w:val="en-US" w:eastAsia="zh-CN"/>
          </w:rPr>
          <w:t>。</w:t>
        </w:r>
      </w:ins>
      <w:ins w:id="102" w:author="零" w:date="2025-08-13T19:53:15Z">
        <w:r>
          <w:rPr>
            <w:rFonts w:hint="eastAsia" w:ascii="Times New Roman" w:hAnsi="Times New Roman"/>
            <w:lang w:val="en-US" w:eastAsia="zh-CN"/>
          </w:rPr>
          <w:t>在</w:t>
        </w:r>
      </w:ins>
      <w:ins w:id="103" w:author="零" w:date="2025-08-13T19:53:16Z">
        <w:r>
          <w:rPr>
            <w:rFonts w:hint="eastAsia" w:ascii="Times New Roman" w:hAnsi="Times New Roman"/>
            <w:lang w:val="en-US" w:eastAsia="zh-CN"/>
          </w:rPr>
          <w:t>护理</w:t>
        </w:r>
      </w:ins>
      <w:ins w:id="104" w:author="零" w:date="2025-08-13T19:53:18Z">
        <w:r>
          <w:rPr>
            <w:rFonts w:hint="eastAsia" w:ascii="Times New Roman" w:hAnsi="Times New Roman"/>
            <w:lang w:val="en-US" w:eastAsia="zh-CN"/>
          </w:rPr>
          <w:t>实践中</w:t>
        </w:r>
      </w:ins>
      <w:ins w:id="105" w:author="零" w:date="2025-08-13T19:53:25Z">
        <w:r>
          <w:rPr>
            <w:rFonts w:hint="eastAsia" w:ascii="Times New Roman" w:hAnsi="Times New Roman"/>
            <w:lang w:val="en-US" w:eastAsia="zh-CN"/>
          </w:rPr>
          <w:t>，</w:t>
        </w:r>
      </w:ins>
      <w:ins w:id="106" w:author="零" w:date="2025-08-13T19:53:26Z">
        <w:r>
          <w:rPr>
            <w:rFonts w:hint="default" w:ascii="Times New Roman" w:hAnsi="Times New Roman"/>
            <w:lang w:val="en-US" w:eastAsia="zh-CN"/>
          </w:rPr>
          <w:t>EB</w:t>
        </w:r>
      </w:ins>
      <w:ins w:id="107" w:author="零" w:date="2025-08-13T19:53:40Z">
        <w:r>
          <w:rPr>
            <w:rFonts w:hint="eastAsia" w:ascii="Times New Roman" w:hAnsi="Times New Roman"/>
            <w:lang w:val="en-US" w:eastAsia="zh-CN"/>
          </w:rPr>
          <w:t>伤口</w:t>
        </w:r>
      </w:ins>
      <w:ins w:id="108" w:author="零" w:date="2025-08-13T19:53:41Z">
        <w:r>
          <w:rPr>
            <w:rFonts w:hint="eastAsia" w:ascii="Times New Roman" w:hAnsi="Times New Roman"/>
            <w:lang w:val="en-US" w:eastAsia="zh-CN"/>
          </w:rPr>
          <w:t>护理</w:t>
        </w:r>
      </w:ins>
      <w:ins w:id="109" w:author="零" w:date="2025-08-13T19:53:48Z">
        <w:r>
          <w:rPr>
            <w:rFonts w:hint="eastAsia" w:ascii="Times New Roman" w:hAnsi="Times New Roman"/>
            <w:lang w:val="en-US" w:eastAsia="zh-CN"/>
          </w:rPr>
          <w:t>面临</w:t>
        </w:r>
      </w:ins>
      <w:ins w:id="110" w:author="零" w:date="2025-08-13T19:53:52Z">
        <w:r>
          <w:rPr>
            <w:rFonts w:hint="eastAsia" w:ascii="Times New Roman" w:hAnsi="Times New Roman"/>
            <w:lang w:val="en-US" w:eastAsia="zh-CN"/>
          </w:rPr>
          <w:t>创面</w:t>
        </w:r>
      </w:ins>
      <w:ins w:id="111" w:author="零" w:date="2025-08-13T19:53:55Z">
        <w:r>
          <w:rPr>
            <w:rFonts w:hint="eastAsia" w:ascii="Times New Roman" w:hAnsi="Times New Roman"/>
            <w:lang w:val="en-US" w:eastAsia="zh-CN"/>
          </w:rPr>
          <w:t>多样</w:t>
        </w:r>
      </w:ins>
      <w:ins w:id="112" w:author="零" w:date="2025-08-13T19:53:57Z">
        <w:r>
          <w:rPr>
            <w:rFonts w:hint="eastAsia" w:ascii="Times New Roman" w:hAnsi="Times New Roman"/>
            <w:lang w:val="en-US" w:eastAsia="zh-CN"/>
          </w:rPr>
          <w:t>、</w:t>
        </w:r>
      </w:ins>
      <w:ins w:id="113" w:author="零" w:date="2025-08-13T19:53:59Z">
        <w:r>
          <w:rPr>
            <w:rFonts w:hint="eastAsia" w:ascii="Times New Roman" w:hAnsi="Times New Roman"/>
            <w:lang w:val="en-US" w:eastAsia="zh-CN"/>
          </w:rPr>
          <w:t>反复</w:t>
        </w:r>
      </w:ins>
      <w:ins w:id="114" w:author="零" w:date="2025-08-13T19:54:01Z">
        <w:r>
          <w:rPr>
            <w:rFonts w:hint="eastAsia" w:ascii="Times New Roman" w:hAnsi="Times New Roman"/>
            <w:lang w:val="en-US" w:eastAsia="zh-CN"/>
          </w:rPr>
          <w:t>、</w:t>
        </w:r>
      </w:ins>
      <w:ins w:id="115" w:author="零" w:date="2025-08-13T19:54:04Z">
        <w:r>
          <w:rPr>
            <w:rFonts w:hint="eastAsia" w:ascii="Times New Roman" w:hAnsi="Times New Roman"/>
            <w:lang w:val="en-US" w:eastAsia="zh-CN"/>
          </w:rPr>
          <w:t>敷料</w:t>
        </w:r>
      </w:ins>
      <w:ins w:id="116" w:author="零" w:date="2025-08-13T19:54:06Z">
        <w:r>
          <w:rPr>
            <w:rFonts w:hint="eastAsia" w:ascii="Times New Roman" w:hAnsi="Times New Roman"/>
            <w:lang w:val="en-US" w:eastAsia="zh-CN"/>
          </w:rPr>
          <w:t>选择</w:t>
        </w:r>
      </w:ins>
      <w:ins w:id="117" w:author="零" w:date="2025-08-13T19:54:07Z">
        <w:r>
          <w:rPr>
            <w:rFonts w:hint="eastAsia" w:ascii="Times New Roman" w:hAnsi="Times New Roman"/>
            <w:lang w:val="en-US" w:eastAsia="zh-CN"/>
          </w:rPr>
          <w:t>等</w:t>
        </w:r>
      </w:ins>
      <w:ins w:id="118" w:author="零" w:date="2025-08-13T19:54:10Z">
        <w:r>
          <w:rPr>
            <w:rFonts w:hint="eastAsia" w:ascii="Times New Roman" w:hAnsi="Times New Roman"/>
            <w:lang w:val="en-US" w:eastAsia="zh-CN"/>
          </w:rPr>
          <w:t>问题</w:t>
        </w:r>
      </w:ins>
      <w:ins w:id="119" w:author="零" w:date="2025-08-13T19:54:12Z">
        <w:r>
          <w:rPr>
            <w:rFonts w:hint="eastAsia" w:ascii="Times New Roman" w:hAnsi="Times New Roman"/>
            <w:lang w:val="en-US" w:eastAsia="zh-CN"/>
          </w:rPr>
          <w:t>，</w:t>
        </w:r>
      </w:ins>
      <w:ins w:id="120" w:author="零" w:date="2025-08-13T19:54:15Z">
        <w:r>
          <w:rPr>
            <w:rFonts w:hint="eastAsia" w:ascii="Times New Roman" w:hAnsi="Times New Roman"/>
            <w:lang w:val="en-US" w:eastAsia="zh-CN"/>
          </w:rPr>
          <w:t>照护者</w:t>
        </w:r>
      </w:ins>
      <w:ins w:id="121" w:author="零" w:date="2025-08-13T19:54:17Z">
        <w:r>
          <w:rPr>
            <w:rFonts w:hint="eastAsia" w:ascii="Times New Roman" w:hAnsi="Times New Roman"/>
            <w:lang w:val="en-US" w:eastAsia="zh-CN"/>
          </w:rPr>
          <w:t>不仅</w:t>
        </w:r>
      </w:ins>
      <w:ins w:id="122" w:author="零" w:date="2025-08-13T19:54:18Z">
        <w:r>
          <w:rPr>
            <w:rFonts w:hint="eastAsia" w:ascii="Times New Roman" w:hAnsi="Times New Roman"/>
            <w:lang w:val="en-US" w:eastAsia="zh-CN"/>
          </w:rPr>
          <w:t>需要</w:t>
        </w:r>
      </w:ins>
      <w:ins w:id="123" w:author="零" w:date="2025-08-13T19:54:21Z">
        <w:r>
          <w:rPr>
            <w:rFonts w:hint="eastAsia" w:ascii="Times New Roman" w:hAnsi="Times New Roman"/>
            <w:lang w:val="en-US" w:eastAsia="zh-CN"/>
          </w:rPr>
          <w:t>掌握</w:t>
        </w:r>
      </w:ins>
      <w:ins w:id="124" w:author="零" w:date="2025-08-13T19:54:25Z">
        <w:r>
          <w:rPr>
            <w:rFonts w:hint="eastAsia" w:ascii="Times New Roman" w:hAnsi="Times New Roman"/>
            <w:lang w:val="en-US" w:eastAsia="zh-CN"/>
          </w:rPr>
          <w:t>较高的</w:t>
        </w:r>
      </w:ins>
      <w:ins w:id="125" w:author="零" w:date="2025-08-13T19:54:28Z">
        <w:r>
          <w:rPr>
            <w:rFonts w:hint="eastAsia" w:ascii="Times New Roman" w:hAnsi="Times New Roman"/>
            <w:lang w:val="en-US" w:eastAsia="zh-CN"/>
          </w:rPr>
          <w:t>护理技能</w:t>
        </w:r>
      </w:ins>
      <w:ins w:id="126" w:author="零" w:date="2025-08-13T19:54:29Z">
        <w:r>
          <w:rPr>
            <w:rFonts w:hint="eastAsia" w:ascii="Times New Roman" w:hAnsi="Times New Roman"/>
            <w:lang w:val="en-US" w:eastAsia="zh-CN"/>
          </w:rPr>
          <w:t>，</w:t>
        </w:r>
      </w:ins>
      <w:ins w:id="127" w:author="零" w:date="2025-08-13T19:54:31Z">
        <w:r>
          <w:rPr>
            <w:rFonts w:hint="eastAsia" w:ascii="Times New Roman" w:hAnsi="Times New Roman"/>
            <w:lang w:val="en-US" w:eastAsia="zh-CN"/>
          </w:rPr>
          <w:t>还需</w:t>
        </w:r>
      </w:ins>
      <w:ins w:id="128" w:author="零" w:date="2025-08-13T19:54:37Z">
        <w:r>
          <w:rPr>
            <w:rFonts w:hint="eastAsia" w:ascii="Times New Roman" w:hAnsi="Times New Roman"/>
            <w:lang w:val="en-US" w:eastAsia="zh-CN"/>
          </w:rPr>
          <w:t>长期</w:t>
        </w:r>
      </w:ins>
      <w:ins w:id="129" w:author="零" w:date="2025-08-13T19:54:44Z">
        <w:r>
          <w:rPr>
            <w:rFonts w:hint="eastAsia" w:ascii="Times New Roman" w:hAnsi="Times New Roman"/>
            <w:lang w:val="en-US" w:eastAsia="zh-CN"/>
          </w:rPr>
          <w:t>承受</w:t>
        </w:r>
      </w:ins>
      <w:ins w:id="130" w:author="零" w:date="2025-08-13T19:54:57Z">
        <w:r>
          <w:rPr>
            <w:rFonts w:hint="eastAsia" w:ascii="Times New Roman" w:hAnsi="Times New Roman"/>
            <w:lang w:val="en-US" w:eastAsia="zh-CN"/>
          </w:rPr>
          <w:t>心理</w:t>
        </w:r>
      </w:ins>
      <w:ins w:id="131" w:author="零" w:date="2025-08-13T19:54:59Z">
        <w:r>
          <w:rPr>
            <w:rFonts w:hint="eastAsia" w:ascii="Times New Roman" w:hAnsi="Times New Roman"/>
            <w:lang w:val="en-US" w:eastAsia="zh-CN"/>
          </w:rPr>
          <w:t>压力与</w:t>
        </w:r>
      </w:ins>
      <w:ins w:id="132" w:author="零" w:date="2025-08-13T19:55:01Z">
        <w:r>
          <w:rPr>
            <w:rFonts w:hint="eastAsia" w:ascii="Times New Roman" w:hAnsi="Times New Roman"/>
            <w:lang w:val="en-US" w:eastAsia="zh-CN"/>
          </w:rPr>
          <w:t>社会</w:t>
        </w:r>
      </w:ins>
      <w:ins w:id="133" w:author="零" w:date="2025-08-13T19:55:03Z">
        <w:r>
          <w:rPr>
            <w:rFonts w:hint="eastAsia" w:ascii="Times New Roman" w:hAnsi="Times New Roman"/>
            <w:lang w:val="en-US" w:eastAsia="zh-CN"/>
          </w:rPr>
          <w:t>支持</w:t>
        </w:r>
      </w:ins>
      <w:ins w:id="134" w:author="零" w:date="2025-08-13T19:55:04Z">
        <w:r>
          <w:rPr>
            <w:rFonts w:hint="eastAsia" w:ascii="Times New Roman" w:hAnsi="Times New Roman"/>
            <w:lang w:val="en-US" w:eastAsia="zh-CN"/>
          </w:rPr>
          <w:t>不足</w:t>
        </w:r>
      </w:ins>
      <w:ins w:id="135" w:author="零" w:date="2025-08-13T19:55:05Z">
        <w:r>
          <w:rPr>
            <w:rFonts w:hint="eastAsia" w:ascii="Times New Roman" w:hAnsi="Times New Roman"/>
            <w:lang w:val="en-US" w:eastAsia="zh-CN"/>
          </w:rPr>
          <w:t>的</w:t>
        </w:r>
      </w:ins>
      <w:ins w:id="136" w:author="零" w:date="2025-08-13T19:55:10Z">
        <w:r>
          <w:rPr>
            <w:rFonts w:hint="eastAsia" w:ascii="Times New Roman" w:hAnsi="Times New Roman"/>
            <w:lang w:val="en-US" w:eastAsia="zh-CN"/>
          </w:rPr>
          <w:t>困境</w:t>
        </w:r>
      </w:ins>
      <w:r>
        <w:rPr>
          <w:rFonts w:hint="eastAsia" w:ascii="Times New Roman" w:hAnsi="Times New Roman"/>
        </w:rPr>
        <w:t>。</w:t>
      </w:r>
      <w:ins w:id="137" w:author="零" w:date="2025-08-13T19:55:25Z">
        <w:r>
          <w:rPr>
            <w:rFonts w:hint="eastAsia" w:ascii="Times New Roman" w:hAnsi="Times New Roman"/>
            <w:lang w:val="en-US" w:eastAsia="zh-CN"/>
          </w:rPr>
          <w:t>系统</w:t>
        </w:r>
      </w:ins>
      <w:ins w:id="138" w:author="零" w:date="2025-08-13T19:55:26Z">
        <w:r>
          <w:rPr>
            <w:rFonts w:hint="eastAsia" w:ascii="Times New Roman" w:hAnsi="Times New Roman"/>
            <w:lang w:val="en-US" w:eastAsia="zh-CN"/>
          </w:rPr>
          <w:t>了解</w:t>
        </w:r>
      </w:ins>
      <w:ins w:id="139" w:author="零" w:date="2025-08-13T19:55:28Z">
        <w:r>
          <w:rPr>
            <w:rFonts w:hint="eastAsia" w:ascii="Times New Roman" w:hAnsi="Times New Roman"/>
            <w:lang w:val="en-US" w:eastAsia="zh-CN"/>
          </w:rPr>
          <w:t>照护者</w:t>
        </w:r>
      </w:ins>
      <w:ins w:id="140" w:author="零" w:date="2025-08-13T19:55:29Z">
        <w:r>
          <w:rPr>
            <w:rFonts w:hint="eastAsia" w:ascii="Times New Roman" w:hAnsi="Times New Roman"/>
            <w:lang w:val="en-US" w:eastAsia="zh-CN"/>
          </w:rPr>
          <w:t>在</w:t>
        </w:r>
      </w:ins>
      <w:ins w:id="141" w:author="零" w:date="2025-08-13T19:55:30Z">
        <w:r>
          <w:rPr>
            <w:rFonts w:hint="eastAsia" w:ascii="Times New Roman" w:hAnsi="Times New Roman"/>
            <w:lang w:val="en-US" w:eastAsia="zh-CN"/>
          </w:rPr>
          <w:t>护理</w:t>
        </w:r>
      </w:ins>
      <w:ins w:id="142" w:author="零" w:date="2025-08-13T19:55:32Z">
        <w:r>
          <w:rPr>
            <w:rFonts w:hint="eastAsia" w:ascii="Times New Roman" w:hAnsi="Times New Roman"/>
            <w:lang w:val="en-US" w:eastAsia="zh-CN"/>
          </w:rPr>
          <w:t>过程中</w:t>
        </w:r>
      </w:ins>
      <w:ins w:id="143" w:author="零" w:date="2025-08-13T19:55:33Z">
        <w:r>
          <w:rPr>
            <w:rFonts w:hint="eastAsia" w:ascii="Times New Roman" w:hAnsi="Times New Roman"/>
            <w:lang w:val="en-US" w:eastAsia="zh-CN"/>
          </w:rPr>
          <w:t>的</w:t>
        </w:r>
      </w:ins>
      <w:ins w:id="144" w:author="零" w:date="2025-08-13T19:55:36Z">
        <w:r>
          <w:rPr>
            <w:rFonts w:hint="eastAsia" w:ascii="Times New Roman" w:hAnsi="Times New Roman"/>
            <w:lang w:val="en-US" w:eastAsia="zh-CN"/>
          </w:rPr>
          <w:t>真实</w:t>
        </w:r>
      </w:ins>
      <w:ins w:id="145" w:author="零" w:date="2025-08-13T19:55:39Z">
        <w:r>
          <w:rPr>
            <w:rFonts w:hint="eastAsia" w:ascii="Times New Roman" w:hAnsi="Times New Roman"/>
            <w:lang w:val="en-US" w:eastAsia="zh-CN"/>
          </w:rPr>
          <w:t>体验</w:t>
        </w:r>
      </w:ins>
      <w:ins w:id="146" w:author="零" w:date="2025-08-13T19:55:41Z">
        <w:r>
          <w:rPr>
            <w:rFonts w:hint="eastAsia" w:ascii="Times New Roman" w:hAnsi="Times New Roman"/>
            <w:lang w:val="en-US" w:eastAsia="zh-CN"/>
          </w:rPr>
          <w:t>及</w:t>
        </w:r>
      </w:ins>
      <w:ins w:id="147" w:author="零" w:date="2025-08-13T19:55:47Z">
        <w:r>
          <w:rPr>
            <w:rFonts w:hint="eastAsia" w:ascii="Times New Roman" w:hAnsi="Times New Roman"/>
            <w:lang w:val="en-US" w:eastAsia="zh-CN"/>
          </w:rPr>
          <w:t>多层次需求</w:t>
        </w:r>
      </w:ins>
      <w:ins w:id="148" w:author="零" w:date="2025-08-13T19:55:50Z">
        <w:r>
          <w:rPr>
            <w:rFonts w:hint="eastAsia" w:ascii="Times New Roman" w:hAnsi="Times New Roman"/>
            <w:lang w:val="en-US" w:eastAsia="zh-CN"/>
          </w:rPr>
          <w:t>，</w:t>
        </w:r>
      </w:ins>
      <w:ins w:id="149" w:author="零" w:date="2025-08-13T19:55:54Z">
        <w:r>
          <w:rPr>
            <w:rFonts w:hint="eastAsia" w:ascii="Times New Roman" w:hAnsi="Times New Roman"/>
            <w:lang w:val="en-US" w:eastAsia="zh-CN"/>
          </w:rPr>
          <w:t>有助于</w:t>
        </w:r>
      </w:ins>
      <w:ins w:id="150" w:author="零" w:date="2025-08-13T19:55:56Z">
        <w:r>
          <w:rPr>
            <w:rFonts w:hint="eastAsia" w:ascii="Times New Roman" w:hAnsi="Times New Roman"/>
            <w:lang w:val="en-US" w:eastAsia="zh-CN"/>
          </w:rPr>
          <w:t>制定</w:t>
        </w:r>
      </w:ins>
      <w:ins w:id="151" w:author="零" w:date="2025-08-13T19:56:07Z">
        <w:r>
          <w:rPr>
            <w:rFonts w:hint="eastAsia" w:ascii="Times New Roman" w:hAnsi="Times New Roman"/>
            <w:lang w:val="en-US" w:eastAsia="zh-CN"/>
          </w:rPr>
          <w:t>可行的</w:t>
        </w:r>
      </w:ins>
      <w:ins w:id="152" w:author="零" w:date="2025-08-13T19:56:09Z">
        <w:r>
          <w:rPr>
            <w:rFonts w:hint="eastAsia" w:ascii="Times New Roman" w:hAnsi="Times New Roman"/>
            <w:lang w:val="en-US" w:eastAsia="zh-CN"/>
          </w:rPr>
          <w:t>护理</w:t>
        </w:r>
      </w:ins>
      <w:ins w:id="153" w:author="零" w:date="2025-08-13T19:56:10Z">
        <w:r>
          <w:rPr>
            <w:rFonts w:hint="eastAsia" w:ascii="Times New Roman" w:hAnsi="Times New Roman"/>
            <w:lang w:val="en-US" w:eastAsia="zh-CN"/>
          </w:rPr>
          <w:t>干预</w:t>
        </w:r>
      </w:ins>
      <w:ins w:id="154" w:author="零" w:date="2025-08-13T19:56:14Z">
        <w:r>
          <w:rPr>
            <w:rFonts w:hint="eastAsia" w:ascii="Times New Roman" w:hAnsi="Times New Roman"/>
            <w:lang w:val="en-US" w:eastAsia="zh-CN"/>
          </w:rPr>
          <w:t>策略</w:t>
        </w:r>
      </w:ins>
      <w:ins w:id="155" w:author="零" w:date="2025-08-13T19:56:15Z">
        <w:r>
          <w:rPr>
            <w:rFonts w:hint="eastAsia" w:ascii="Times New Roman" w:hAnsi="Times New Roman"/>
            <w:lang w:val="en-US" w:eastAsia="zh-CN"/>
          </w:rPr>
          <w:t>，</w:t>
        </w:r>
      </w:ins>
      <w:ins w:id="156" w:author="零" w:date="2025-08-13T19:56:16Z">
        <w:r>
          <w:rPr>
            <w:rFonts w:hint="eastAsia" w:ascii="Times New Roman" w:hAnsi="Times New Roman"/>
            <w:lang w:val="en-US" w:eastAsia="zh-CN"/>
          </w:rPr>
          <w:t>为</w:t>
        </w:r>
      </w:ins>
      <w:ins w:id="157" w:author="零" w:date="2025-08-13T19:56:18Z">
        <w:r>
          <w:rPr>
            <w:rFonts w:hint="default" w:ascii="Times New Roman" w:hAnsi="Times New Roman"/>
            <w:lang w:val="en-US" w:eastAsia="zh-CN"/>
          </w:rPr>
          <w:t>EB</w:t>
        </w:r>
      </w:ins>
      <w:ins w:id="158" w:author="零" w:date="2025-08-13T19:56:21Z">
        <w:r>
          <w:rPr>
            <w:rFonts w:hint="eastAsia" w:ascii="Times New Roman" w:hAnsi="Times New Roman"/>
            <w:lang w:val="en-US" w:eastAsia="zh-CN"/>
          </w:rPr>
          <w:t>家庭</w:t>
        </w:r>
      </w:ins>
      <w:ins w:id="159" w:author="零" w:date="2025-08-13T19:56:24Z">
        <w:r>
          <w:rPr>
            <w:rFonts w:hint="eastAsia" w:ascii="Times New Roman" w:hAnsi="Times New Roman"/>
            <w:lang w:val="en-US" w:eastAsia="zh-CN"/>
          </w:rPr>
          <w:t>提供</w:t>
        </w:r>
      </w:ins>
      <w:ins w:id="160" w:author="零" w:date="2025-08-13T19:56:27Z">
        <w:r>
          <w:rPr>
            <w:rFonts w:hint="eastAsia" w:ascii="Times New Roman" w:hAnsi="Times New Roman"/>
            <w:lang w:val="en-US" w:eastAsia="zh-CN"/>
          </w:rPr>
          <w:t>持续</w:t>
        </w:r>
      </w:ins>
      <w:ins w:id="161" w:author="零" w:date="2025-08-13T19:56:29Z">
        <w:r>
          <w:rPr>
            <w:rFonts w:hint="eastAsia" w:ascii="Times New Roman" w:hAnsi="Times New Roman"/>
            <w:lang w:val="en-US" w:eastAsia="zh-CN"/>
          </w:rPr>
          <w:t>、</w:t>
        </w:r>
      </w:ins>
      <w:ins w:id="162" w:author="零" w:date="2025-08-13T19:56:32Z">
        <w:r>
          <w:rPr>
            <w:rFonts w:hint="eastAsia" w:ascii="Times New Roman" w:hAnsi="Times New Roman"/>
            <w:lang w:val="en-US" w:eastAsia="zh-CN"/>
          </w:rPr>
          <w:t>有效的</w:t>
        </w:r>
      </w:ins>
      <w:ins w:id="163" w:author="零" w:date="2025-08-13T19:56:33Z">
        <w:r>
          <w:rPr>
            <w:rFonts w:hint="eastAsia" w:ascii="Times New Roman" w:hAnsi="Times New Roman"/>
            <w:lang w:val="en-US" w:eastAsia="zh-CN"/>
          </w:rPr>
          <w:t>支持</w:t>
        </w:r>
      </w:ins>
      <w:ins w:id="164" w:author="零" w:date="2025-08-13T19:56:34Z">
        <w:r>
          <w:rPr>
            <w:rFonts w:hint="eastAsia" w:ascii="Times New Roman" w:hAnsi="Times New Roman"/>
            <w:lang w:val="en-US" w:eastAsia="zh-CN"/>
          </w:rPr>
          <w:t>。</w:t>
        </w:r>
      </w:ins>
      <w:r>
        <w:rPr>
          <w:rFonts w:hint="eastAsia" w:ascii="Times New Roman" w:hAnsi="Times New Roman"/>
        </w:rPr>
        <w:t>本研究采用质性研究方法，</w:t>
      </w:r>
      <w:del w:id="165" w:author="零" w:date="2025-08-13T19:56:41Z">
        <w:r>
          <w:rPr>
            <w:rFonts w:hint="eastAsia" w:ascii="Times New Roman" w:hAnsi="Times New Roman"/>
          </w:rPr>
          <w:delText>深入访谈</w:delText>
        </w:r>
      </w:del>
      <w:del w:id="166" w:author="零" w:date="2025-08-13T19:56:41Z">
        <w:r>
          <w:rPr>
            <w:rFonts w:ascii="Times New Roman" w:hAnsi="Times New Roman" w:cs="Calibri"/>
          </w:rPr>
          <w:delText>EB</w:delText>
        </w:r>
      </w:del>
      <w:del w:id="167" w:author="零" w:date="2025-08-13T19:56:41Z">
        <w:r>
          <w:rPr>
            <w:rFonts w:hint="eastAsia" w:ascii="Times New Roman" w:hAnsi="Times New Roman"/>
          </w:rPr>
          <w:delText>患儿主要照护者，</w:delText>
        </w:r>
      </w:del>
      <w:r>
        <w:rPr>
          <w:rFonts w:hint="eastAsia" w:ascii="Times New Roman" w:hAnsi="Times New Roman"/>
        </w:rPr>
        <w:t>从照护者的视角出发，探讨其在伤口护理</w:t>
      </w:r>
      <w:del w:id="168" w:author="零" w:date="2025-08-13T19:57:10Z">
        <w:r>
          <w:rPr>
            <w:rFonts w:hint="eastAsia" w:ascii="Times New Roman" w:hAnsi="Times New Roman"/>
          </w:rPr>
          <w:delText>实践</w:delText>
        </w:r>
      </w:del>
      <w:r>
        <w:rPr>
          <w:rFonts w:hint="eastAsia" w:ascii="Times New Roman" w:hAnsi="Times New Roman"/>
        </w:rPr>
        <w:t>中的体验</w:t>
      </w:r>
      <w:ins w:id="169" w:author="零" w:date="2025-08-13T19:57:15Z">
        <w:r>
          <w:rPr>
            <w:rFonts w:hint="eastAsia" w:ascii="Times New Roman" w:hAnsi="Times New Roman"/>
            <w:lang w:val="en-US" w:eastAsia="zh-CN"/>
          </w:rPr>
          <w:t>及</w:t>
        </w:r>
      </w:ins>
      <w:ins w:id="170" w:author="零" w:date="2025-08-13T19:57:16Z">
        <w:r>
          <w:rPr>
            <w:rFonts w:hint="eastAsia" w:ascii="Times New Roman" w:hAnsi="Times New Roman"/>
            <w:lang w:val="en-US" w:eastAsia="zh-CN"/>
          </w:rPr>
          <w:t>需求</w:t>
        </w:r>
      </w:ins>
      <w:r>
        <w:rPr>
          <w:rFonts w:hint="eastAsia" w:ascii="Times New Roman" w:hAnsi="Times New Roman"/>
        </w:rPr>
        <w:t>，</w:t>
      </w:r>
      <w:del w:id="171" w:author="零" w:date="2025-08-13T19:57:18Z">
        <w:r>
          <w:rPr>
            <w:rFonts w:hint="eastAsia" w:ascii="Times New Roman" w:hAnsi="Times New Roman"/>
          </w:rPr>
          <w:delText>旨在</w:delText>
        </w:r>
      </w:del>
      <w:r>
        <w:rPr>
          <w:rFonts w:hint="eastAsia" w:ascii="Times New Roman" w:hAnsi="Times New Roman"/>
        </w:rPr>
        <w:t>为护理人员提供更具针对性的干预建议，促进照护者及患儿生活质量的提升</w:t>
      </w:r>
      <w:ins w:id="172" w:author="零" w:date="2025-08-13T19:57:31Z">
        <w:r>
          <w:rPr>
            <w:rFonts w:hint="eastAsia" w:ascii="Times New Roman" w:hAnsi="Times New Roman"/>
            <w:lang w:eastAsia="zh-CN"/>
          </w:rPr>
          <w:t>，</w:t>
        </w:r>
      </w:ins>
      <w:ins w:id="173" w:author="零" w:date="2025-08-13T19:57:34Z">
        <w:r>
          <w:rPr>
            <w:rFonts w:hint="eastAsia" w:ascii="Times New Roman" w:hAnsi="Times New Roman"/>
            <w:lang w:val="en-US" w:eastAsia="zh-CN"/>
          </w:rPr>
          <w:t>提供</w:t>
        </w:r>
      </w:ins>
      <w:ins w:id="174" w:author="零" w:date="2025-08-13T19:57:37Z">
        <w:r>
          <w:rPr>
            <w:rFonts w:hint="eastAsia" w:ascii="Times New Roman" w:hAnsi="Times New Roman"/>
            <w:lang w:val="en-US" w:eastAsia="zh-CN"/>
          </w:rPr>
          <w:t>参考</w:t>
        </w:r>
      </w:ins>
      <w:ins w:id="175" w:author="零" w:date="2025-08-13T19:57:38Z">
        <w:r>
          <w:rPr>
            <w:rFonts w:hint="eastAsia" w:ascii="Times New Roman" w:hAnsi="Times New Roman"/>
            <w:lang w:val="en-US" w:eastAsia="zh-CN"/>
          </w:rPr>
          <w:t>依据</w:t>
        </w:r>
      </w:ins>
      <w:ins w:id="176" w:author="零" w:date="2025-08-13T19:57:39Z">
        <w:r>
          <w:rPr>
            <w:rFonts w:hint="eastAsia" w:ascii="Times New Roman" w:hAnsi="Times New Roman"/>
            <w:lang w:val="en-US" w:eastAsia="zh-CN"/>
          </w:rPr>
          <w:t>。</w:t>
        </w:r>
      </w:ins>
      <w:del w:id="177" w:author="零" w:date="2025-08-13T19:57:30Z">
        <w:bookmarkStart w:id="0" w:name="_GoBack"/>
        <w:bookmarkEnd w:id="0"/>
        <w:r>
          <w:rPr>
            <w:rFonts w:hint="eastAsia" w:ascii="Times New Roman" w:hAnsi="Times New Roman"/>
          </w:rPr>
          <w:delText>。</w:delText>
        </w:r>
      </w:del>
    </w:p>
    <w:p w14:paraId="3204467A">
      <w:pPr>
        <w:rPr>
          <w:rFonts w:ascii="Times New Roman" w:hAnsi="Times New Roman"/>
        </w:rPr>
      </w:pPr>
      <w:r>
        <w:rPr>
          <w:rFonts w:ascii="Times New Roman" w:hAnsi="Times New Roman"/>
        </w:rPr>
        <w:t>1</w:t>
      </w:r>
      <w:r>
        <w:rPr>
          <w:rFonts w:hint="eastAsia" w:ascii="Times New Roman" w:hAnsi="Times New Roman"/>
        </w:rPr>
        <w:t>资料与方法</w:t>
      </w:r>
      <w:r>
        <w:rPr>
          <w:rFonts w:ascii="Times New Roman" w:hAnsi="Times New Roman"/>
        </w:rPr>
        <w:t xml:space="preserve"> </w:t>
      </w:r>
    </w:p>
    <w:p w14:paraId="69108A9D">
      <w:pPr>
        <w:rPr>
          <w:rFonts w:ascii="Times New Roman" w:hAnsi="Times New Roman"/>
        </w:rPr>
      </w:pPr>
      <w:r>
        <w:rPr>
          <w:rFonts w:ascii="Times New Roman" w:hAnsi="Times New Roman" w:cs="Calibri"/>
        </w:rPr>
        <w:t>1.1</w:t>
      </w:r>
      <w:r>
        <w:rPr>
          <w:rFonts w:hint="eastAsia" w:ascii="Times New Roman" w:hAnsi="Times New Roman"/>
        </w:rPr>
        <w:t>对象</w:t>
      </w:r>
    </w:p>
    <w:p w14:paraId="09806629">
      <w:pPr>
        <w:ind w:firstLine="420" w:firstLineChars="200"/>
        <w:rPr>
          <w:rFonts w:ascii="Times New Roman" w:hAnsi="Times New Roman"/>
        </w:rPr>
      </w:pPr>
      <w:r>
        <w:rPr>
          <w:rFonts w:hint="eastAsia" w:ascii="Times New Roman" w:hAnsi="Times New Roman"/>
        </w:rPr>
        <w:t>采用目的性抽样，于</w:t>
      </w:r>
      <w:r>
        <w:rPr>
          <w:rFonts w:ascii="Times New Roman" w:hAnsi="Times New Roman" w:cs="Calibri"/>
        </w:rPr>
        <w:t>2025</w:t>
      </w:r>
      <w:r>
        <w:rPr>
          <w:rFonts w:hint="eastAsia" w:ascii="Times New Roman" w:hAnsi="Times New Roman"/>
        </w:rPr>
        <w:t>年</w:t>
      </w:r>
      <w:r>
        <w:rPr>
          <w:rFonts w:ascii="Times New Roman" w:hAnsi="Times New Roman" w:cs="Calibri"/>
        </w:rPr>
        <w:t>2</w:t>
      </w:r>
      <w:r>
        <w:rPr>
          <w:rFonts w:hint="eastAsia" w:ascii="Times New Roman" w:hAnsi="Times New Roman" w:cs="Calibri"/>
        </w:rPr>
        <w:t>～</w:t>
      </w:r>
      <w:r>
        <w:rPr>
          <w:rFonts w:ascii="Times New Roman" w:hAnsi="Times New Roman" w:cs="Calibri"/>
        </w:rPr>
        <w:t>4</w:t>
      </w:r>
      <w:r>
        <w:rPr>
          <w:rFonts w:hint="eastAsia" w:ascii="Times New Roman" w:hAnsi="Times New Roman"/>
        </w:rPr>
        <w:t>月招募在蝴蝶宝贝</w:t>
      </w:r>
      <w:r>
        <w:rPr>
          <w:rFonts w:hint="eastAsia" w:ascii="Times New Roman" w:hAnsi="Times New Roman"/>
          <w:highlight w:val="none"/>
        </w:rPr>
        <w:t>关爱</w:t>
      </w:r>
      <w:r>
        <w:rPr>
          <w:rFonts w:hint="eastAsia" w:ascii="Times New Roman" w:hAnsi="Times New Roman"/>
        </w:rPr>
        <w:t>中心</w:t>
      </w:r>
      <w:r>
        <w:rPr>
          <w:rFonts w:hint="eastAsia" w:ascii="Times New Roman" w:hAnsi="Times New Roman"/>
          <w:highlight w:val="none"/>
        </w:rPr>
        <w:t>登记过的患儿照护者</w:t>
      </w:r>
      <w:r>
        <w:rPr>
          <w:rFonts w:hint="eastAsia" w:ascii="Times New Roman" w:hAnsi="Times New Roman"/>
        </w:rPr>
        <w:t>以及上海市某三甲儿童专科医院</w:t>
      </w:r>
      <w:r>
        <w:rPr>
          <w:rFonts w:ascii="Times New Roman" w:hAnsi="Times New Roman"/>
        </w:rPr>
        <w:t>EB MDT</w:t>
      </w:r>
      <w:r>
        <w:rPr>
          <w:rFonts w:hint="eastAsia" w:ascii="Times New Roman" w:hAnsi="Times New Roman"/>
        </w:rPr>
        <w:t>就诊的</w:t>
      </w:r>
      <w:r>
        <w:rPr>
          <w:rFonts w:ascii="Times New Roman" w:hAnsi="Times New Roman"/>
        </w:rPr>
        <w:t>EB</w:t>
      </w:r>
      <w:r>
        <w:rPr>
          <w:rFonts w:hint="eastAsia" w:ascii="Times New Roman" w:hAnsi="Times New Roman"/>
        </w:rPr>
        <w:t>患儿照护者为研究对象。纳入标准包括：①临床诊断为</w:t>
      </w:r>
      <w:r>
        <w:rPr>
          <w:rFonts w:ascii="Times New Roman" w:hAnsi="Times New Roman" w:cs="Calibri"/>
        </w:rPr>
        <w:t>EB</w:t>
      </w:r>
      <w:r>
        <w:rPr>
          <w:rFonts w:hint="eastAsia" w:ascii="Times New Roman" w:hAnsi="Times New Roman"/>
        </w:rPr>
        <w:t>的患儿照护者；②每日照护时长≥4h；伤口护理≥6个月</w:t>
      </w:r>
      <w:r>
        <w:rPr>
          <w:rFonts w:ascii="Times New Roman" w:hAnsi="Times New Roman"/>
        </w:rPr>
        <w:fldChar w:fldCharType="begin"/>
      </w:r>
      <w:r>
        <w:rPr>
          <w:rFonts w:hint="eastAsia" w:ascii="Times New Roman" w:hAnsi="Times New Roman"/>
        </w:rPr>
        <w:instrText xml:space="preserve"> ADDIN EN.CITE &lt;EndNote&gt;&lt;Cite&gt;&lt;Author&gt;王菁菁&lt;/Author&gt;&lt;RecNum&gt;40&lt;/RecNum&gt;&lt;DisplayText&gt;&lt;style face="superscript"&gt;[9]&lt;/style&gt;&lt;/DisplayText&gt;&lt;record&gt;&lt;rec-number&gt;40&lt;/rec-number&gt;&lt;foreign-keys&gt;&lt;key app="EN" db-id="sfsv0f996ztz0zet2vh5sfpzrzz05099xzff" timestamp="1751535051"&gt;40&lt;/key&gt;&lt;/foreign-keys&gt;&lt;ref-type name="Journal Article"&gt;17&lt;/ref-type&gt;&lt;contributors&gt;&lt;authors&gt;&lt;author&gt;王菁菁&lt;/author&gt;&lt;/authors&gt;&lt;/contributors&gt;&lt;titles&gt;&lt;title&gt;脑卒中患者照顾者的照顾准备度现状及聚焦解决模式干预研究&lt;/title&gt;&lt;/titles&gt;&lt;dates&gt;&lt;/dates&gt;&lt;urls&gt;&lt;/urls&gt;&lt;/record&gt;&lt;/Cite&gt;&lt;/EndN</w:instrText>
      </w:r>
      <w:r>
        <w:rPr>
          <w:rFonts w:ascii="Times New Roman" w:hAnsi="Times New Roman"/>
        </w:rPr>
        <w:instrText xml:space="preserve">ote&gt;</w:instrText>
      </w:r>
      <w:r>
        <w:rPr>
          <w:rFonts w:ascii="Times New Roman" w:hAnsi="Times New Roman"/>
        </w:rPr>
        <w:fldChar w:fldCharType="separate"/>
      </w:r>
      <w:r>
        <w:rPr>
          <w:rFonts w:ascii="Times New Roman" w:hAnsi="Times New Roman"/>
          <w:vertAlign w:val="superscript"/>
        </w:rPr>
        <w:t>[9]</w:t>
      </w:r>
      <w:r>
        <w:rPr>
          <w:rFonts w:ascii="Times New Roman" w:hAnsi="Times New Roman"/>
        </w:rPr>
        <w:fldChar w:fldCharType="end"/>
      </w:r>
      <w:r>
        <w:rPr>
          <w:rFonts w:hint="eastAsia" w:ascii="Times New Roman" w:hAnsi="Times New Roman"/>
        </w:rPr>
        <w:t>；③愿意并有能力参与深度访谈。排除标准包括：①语言沟通障碍，无法正确表达自己心理感受者；②</w:t>
      </w:r>
      <w:r>
        <w:rPr>
          <w:rFonts w:ascii="Times New Roman" w:hAnsi="Times New Roman"/>
        </w:rPr>
        <w:t>患儿已</w:t>
      </w:r>
      <w:r>
        <w:rPr>
          <w:rFonts w:hint="eastAsia" w:ascii="Times New Roman" w:hAnsi="Times New Roman"/>
        </w:rPr>
        <w:t>死亡</w:t>
      </w:r>
      <w:r>
        <w:rPr>
          <w:rFonts w:ascii="Times New Roman" w:hAnsi="Times New Roman"/>
        </w:rPr>
        <w:t>的照护者</w:t>
      </w:r>
      <w:r>
        <w:rPr>
          <w:rFonts w:hint="eastAsia" w:ascii="Times New Roman" w:hAnsi="Times New Roman"/>
        </w:rPr>
        <w:t>。样本量以资料达到饱和为准。本研究最终纳入</w:t>
      </w:r>
      <w:r>
        <w:rPr>
          <w:rFonts w:ascii="Times New Roman" w:hAnsi="Times New Roman" w:cs="Calibri"/>
        </w:rPr>
        <w:t>12</w:t>
      </w:r>
      <w:r>
        <w:rPr>
          <w:rFonts w:hint="eastAsia" w:ascii="Times New Roman" w:hAnsi="Times New Roman"/>
        </w:rPr>
        <w:t>名主要照护者，将其编码为</w:t>
      </w:r>
      <w:r>
        <w:rPr>
          <w:rFonts w:ascii="Times New Roman" w:hAnsi="Times New Roman" w:cs="Times New Roman Regular"/>
        </w:rPr>
        <w:t>N1</w:t>
      </w:r>
      <w:r>
        <w:rPr>
          <w:rFonts w:hint="eastAsia" w:ascii="Times New Roman" w:hAnsi="Times New Roman" w:cs="Times New Roman Regular"/>
        </w:rPr>
        <w:t>～</w:t>
      </w:r>
      <w:r>
        <w:rPr>
          <w:rFonts w:ascii="Times New Roman" w:hAnsi="Times New Roman" w:cs="Times New Roman Regular"/>
        </w:rPr>
        <w:t>N12</w:t>
      </w:r>
      <w:r>
        <w:rPr>
          <w:rFonts w:hint="eastAsia" w:ascii="Times New Roman" w:hAnsi="Times New Roman" w:cs="Calibri"/>
        </w:rPr>
        <w:t>，</w:t>
      </w:r>
      <w:r>
        <w:rPr>
          <w:rFonts w:hint="eastAsia" w:ascii="Times New Roman" w:hAnsi="Times New Roman"/>
        </w:rPr>
        <w:t>其中母亲</w:t>
      </w:r>
      <w:r>
        <w:rPr>
          <w:rFonts w:ascii="Times New Roman" w:hAnsi="Times New Roman"/>
        </w:rPr>
        <w:t>10</w:t>
      </w:r>
      <w:r>
        <w:rPr>
          <w:rFonts w:hint="eastAsia" w:ascii="Times New Roman" w:hAnsi="Times New Roman"/>
        </w:rPr>
        <w:t>名，父亲</w:t>
      </w:r>
      <w:r>
        <w:rPr>
          <w:rFonts w:ascii="Times New Roman" w:hAnsi="Times New Roman"/>
        </w:rPr>
        <w:t>2名，年龄25～46</w:t>
      </w:r>
      <w:r>
        <w:rPr>
          <w:rFonts w:hint="eastAsia" w:ascii="Times New Roman" w:hAnsi="Times New Roman"/>
        </w:rPr>
        <w:t>（36</w:t>
      </w:r>
      <w:r>
        <w:rPr>
          <w:rFonts w:ascii="Times New Roman" w:hAnsi="Times New Roman"/>
        </w:rPr>
        <w:t>.57</w:t>
      </w:r>
      <w:r>
        <w:rPr>
          <w:rFonts w:hint="eastAsia" w:ascii="Times New Roman" w:hAnsi="Times New Roman"/>
        </w:rPr>
        <w:t>±</w:t>
      </w:r>
      <w:r>
        <w:rPr>
          <w:rFonts w:ascii="Times New Roman" w:hAnsi="Times New Roman"/>
        </w:rPr>
        <w:t>6.02</w:t>
      </w:r>
      <w:r>
        <w:rPr>
          <w:rFonts w:hint="eastAsia" w:ascii="Times New Roman" w:hAnsi="Times New Roman"/>
        </w:rPr>
        <w:t>）</w:t>
      </w:r>
      <w:r>
        <w:rPr>
          <w:rFonts w:ascii="Times New Roman" w:hAnsi="Times New Roman"/>
        </w:rPr>
        <w:t>岁</w:t>
      </w:r>
      <w:r>
        <w:rPr>
          <w:rFonts w:hint="eastAsia" w:ascii="Times New Roman" w:hAnsi="Times New Roman"/>
        </w:rPr>
        <w:t>，患儿年龄</w:t>
      </w:r>
      <w:r>
        <w:rPr>
          <w:rFonts w:ascii="Times New Roman" w:hAnsi="Times New Roman"/>
        </w:rPr>
        <w:t>1</w:t>
      </w:r>
      <w:r>
        <w:rPr>
          <w:rFonts w:hint="eastAsia" w:ascii="Times New Roman" w:hAnsi="Times New Roman"/>
        </w:rPr>
        <w:t>～</w:t>
      </w:r>
      <w:r>
        <w:rPr>
          <w:rFonts w:ascii="Times New Roman" w:hAnsi="Times New Roman"/>
        </w:rPr>
        <w:t>18</w:t>
      </w:r>
      <w:r>
        <w:rPr>
          <w:rFonts w:hint="eastAsia" w:ascii="Times New Roman" w:hAnsi="Times New Roman"/>
        </w:rPr>
        <w:t>（</w:t>
      </w:r>
      <w:r>
        <w:rPr>
          <w:rFonts w:ascii="Times New Roman" w:hAnsi="Times New Roman"/>
        </w:rPr>
        <w:t>7.1</w:t>
      </w:r>
      <w:r>
        <w:rPr>
          <w:rFonts w:hint="eastAsia" w:ascii="Times New Roman" w:hAnsi="Times New Roman"/>
        </w:rPr>
        <w:t>±</w:t>
      </w:r>
      <w:r>
        <w:rPr>
          <w:rFonts w:ascii="Times New Roman" w:hAnsi="Times New Roman"/>
        </w:rPr>
        <w:t>6.30</w:t>
      </w:r>
      <w:r>
        <w:rPr>
          <w:rFonts w:hint="eastAsia" w:ascii="Times New Roman" w:hAnsi="Times New Roman"/>
        </w:rPr>
        <w:t>）岁。文化程度：小学</w:t>
      </w:r>
      <w:r>
        <w:rPr>
          <w:rFonts w:ascii="Times New Roman" w:hAnsi="Times New Roman"/>
        </w:rPr>
        <w:t>1名；高中5名；大专及以上6名。患儿亚型：单纯型4名；交界型2名；营养不良型4名；金德勒综合征2名。照护患儿时长1～16</w:t>
      </w:r>
      <w:r>
        <w:rPr>
          <w:rFonts w:hint="eastAsia" w:ascii="Times New Roman" w:hAnsi="Times New Roman"/>
        </w:rPr>
        <w:t>（</w:t>
      </w:r>
      <w:r>
        <w:rPr>
          <w:rFonts w:ascii="Times New Roman" w:hAnsi="Times New Roman"/>
        </w:rPr>
        <w:t>6.9</w:t>
      </w:r>
      <w:r>
        <w:rPr>
          <w:rFonts w:hint="eastAsia" w:ascii="Times New Roman" w:hAnsi="Times New Roman"/>
        </w:rPr>
        <w:t>±</w:t>
      </w:r>
      <w:r>
        <w:rPr>
          <w:rFonts w:ascii="Times New Roman" w:hAnsi="Times New Roman"/>
        </w:rPr>
        <w:t>5.93</w:t>
      </w:r>
      <w:r>
        <w:rPr>
          <w:rFonts w:hint="eastAsia" w:ascii="Times New Roman" w:hAnsi="Times New Roman"/>
        </w:rPr>
        <w:t>）</w:t>
      </w:r>
      <w:r>
        <w:rPr>
          <w:rFonts w:ascii="Times New Roman" w:hAnsi="Times New Roman"/>
        </w:rPr>
        <w:t>年</w:t>
      </w:r>
      <w:r>
        <w:rPr>
          <w:rFonts w:hint="eastAsia" w:ascii="Times New Roman" w:hAnsi="Times New Roman"/>
        </w:rPr>
        <w:t>。每次换药时长</w:t>
      </w:r>
      <w:r>
        <w:rPr>
          <w:rFonts w:ascii="Times New Roman" w:hAnsi="Times New Roman"/>
        </w:rPr>
        <w:t>10～180</w:t>
      </w:r>
      <w:r>
        <w:rPr>
          <w:rFonts w:hint="eastAsia" w:ascii="Times New Roman" w:hAnsi="Times New Roman"/>
        </w:rPr>
        <w:t>（</w:t>
      </w:r>
      <w:r>
        <w:rPr>
          <w:rFonts w:ascii="Times New Roman" w:hAnsi="Times New Roman"/>
        </w:rPr>
        <w:t>69.44</w:t>
      </w:r>
      <w:r>
        <w:rPr>
          <w:rFonts w:hint="eastAsia" w:ascii="Times New Roman" w:hAnsi="Times New Roman"/>
        </w:rPr>
        <w:t>±</w:t>
      </w:r>
      <w:r>
        <w:rPr>
          <w:rFonts w:ascii="Times New Roman" w:hAnsi="Times New Roman"/>
        </w:rPr>
        <w:t>53.67</w:t>
      </w:r>
      <w:r>
        <w:rPr>
          <w:rFonts w:hint="eastAsia" w:ascii="Times New Roman" w:hAnsi="Times New Roman"/>
        </w:rPr>
        <w:t>）分钟。</w:t>
      </w:r>
      <w:r>
        <w:rPr>
          <w:rFonts w:hint="eastAsia" w:ascii="Times New Roman" w:hAnsi="Times New Roman" w:eastAsia="宋体"/>
        </w:rPr>
        <w:t>本研究已通过复旦大学附属儿童医院伦理委员会审批，批号</w:t>
      </w:r>
      <w:r>
        <w:rPr>
          <w:rFonts w:ascii="Times New Roman" w:hAnsi="Times New Roman" w:eastAsia="宋体"/>
        </w:rPr>
        <w:t>复儿伦审[2025]103号</w:t>
      </w:r>
      <w:r>
        <w:rPr>
          <w:rFonts w:hint="eastAsia" w:ascii="Times New Roman" w:hAnsi="Times New Roman" w:eastAsia="宋体"/>
        </w:rPr>
        <w:t>。</w:t>
      </w:r>
    </w:p>
    <w:p w14:paraId="1DDBE566">
      <w:pPr>
        <w:rPr>
          <w:rFonts w:ascii="Times New Roman" w:hAnsi="Times New Roman"/>
        </w:rPr>
      </w:pPr>
      <w:r>
        <w:rPr>
          <w:rFonts w:ascii="Times New Roman" w:hAnsi="Times New Roman" w:cs="Calibri"/>
        </w:rPr>
        <w:t>1.2</w:t>
      </w:r>
      <w:r>
        <w:rPr>
          <w:rFonts w:hint="eastAsia" w:ascii="Times New Roman" w:hAnsi="Times New Roman"/>
        </w:rPr>
        <w:t>方法</w:t>
      </w:r>
    </w:p>
    <w:p w14:paraId="17FC3DDE">
      <w:pPr>
        <w:rPr>
          <w:rFonts w:ascii="Times New Roman" w:hAnsi="Times New Roman"/>
        </w:rPr>
      </w:pPr>
      <w:r>
        <w:rPr>
          <w:rFonts w:ascii="Times New Roman" w:hAnsi="Times New Roman" w:cs="Calibri"/>
        </w:rPr>
        <w:t>1.2</w:t>
      </w:r>
      <w:r>
        <w:rPr>
          <w:rFonts w:ascii="Times New Roman" w:hAnsi="Times New Roman"/>
        </w:rPr>
        <w:t>.</w:t>
      </w:r>
      <w:r>
        <w:rPr>
          <w:rFonts w:ascii="Times New Roman" w:hAnsi="Times New Roman" w:cs="Calibri"/>
        </w:rPr>
        <w:t>1</w:t>
      </w:r>
      <w:r>
        <w:rPr>
          <w:rFonts w:hint="eastAsia" w:ascii="Times New Roman" w:hAnsi="Times New Roman"/>
        </w:rPr>
        <w:t>制定访谈提纲</w:t>
      </w:r>
    </w:p>
    <w:p w14:paraId="42DE2FE3">
      <w:pPr>
        <w:ind w:firstLine="420" w:firstLineChars="200"/>
        <w:rPr>
          <w:rFonts w:ascii="Times New Roman" w:hAnsi="Times New Roman" w:cs="Calibri"/>
        </w:rPr>
      </w:pPr>
      <w:r>
        <w:rPr>
          <w:rFonts w:hint="eastAsia" w:ascii="Times New Roman" w:hAnsi="Times New Roman"/>
        </w:rPr>
        <w:t>以质性研究中描述性现象学研究为指导，采用半结构访谈收集资料。研究者基于文献回顾及与</w:t>
      </w:r>
      <w:r>
        <w:rPr>
          <w:rFonts w:ascii="Times New Roman" w:hAnsi="Times New Roman" w:cs="Calibri"/>
        </w:rPr>
        <w:t>1</w:t>
      </w:r>
      <w:r>
        <w:rPr>
          <w:rFonts w:hint="eastAsia" w:ascii="Times New Roman" w:hAnsi="Times New Roman"/>
        </w:rPr>
        <w:t>名皮肤科医生、</w:t>
      </w:r>
      <w:r>
        <w:rPr>
          <w:rFonts w:ascii="Times New Roman" w:hAnsi="Times New Roman" w:cs="Times New Roman"/>
        </w:rPr>
        <w:t>1</w:t>
      </w:r>
      <w:r>
        <w:rPr>
          <w:rFonts w:hint="eastAsia" w:ascii="Times New Roman" w:hAnsi="Times New Roman"/>
        </w:rPr>
        <w:t>名主任护师</w:t>
      </w:r>
      <w:r>
        <w:rPr>
          <w:rFonts w:hint="eastAsia" w:ascii="Times New Roman" w:hAnsi="Times New Roman"/>
          <w:highlight w:val="none"/>
        </w:rPr>
        <w:t>（伤造口领域专家）</w:t>
      </w:r>
      <w:r>
        <w:rPr>
          <w:rFonts w:hint="eastAsia" w:ascii="Times New Roman" w:hAnsi="Times New Roman"/>
        </w:rPr>
        <w:t>、</w:t>
      </w:r>
      <w:r>
        <w:rPr>
          <w:rFonts w:ascii="Times New Roman" w:hAnsi="Times New Roman" w:cs="Times New Roman"/>
        </w:rPr>
        <w:t>2</w:t>
      </w:r>
      <w:r>
        <w:rPr>
          <w:rFonts w:hint="eastAsia" w:ascii="Times New Roman" w:hAnsi="Times New Roman"/>
        </w:rPr>
        <w:t>名主管护师（护理</w:t>
      </w:r>
      <w:r>
        <w:rPr>
          <w:rFonts w:ascii="Times New Roman" w:hAnsi="Times New Roman"/>
        </w:rPr>
        <w:t>EB</w:t>
      </w:r>
      <w:r>
        <w:rPr>
          <w:rFonts w:hint="eastAsia" w:ascii="Times New Roman" w:hAnsi="Times New Roman"/>
        </w:rPr>
        <w:t>≥10年）及</w:t>
      </w:r>
      <w:r>
        <w:rPr>
          <w:rFonts w:ascii="Times New Roman" w:hAnsi="Times New Roman" w:cs="Calibri"/>
        </w:rPr>
        <w:t>3</w:t>
      </w:r>
      <w:r>
        <w:rPr>
          <w:rFonts w:hint="eastAsia" w:ascii="Times New Roman" w:hAnsi="Times New Roman"/>
        </w:rPr>
        <w:t>名蝴蝶宝贝关爱中心的负责人进行专家咨询后确定初稿。对2名照护者进行预访谈并结合专家意见后形成最终访谈提纲，内容包括：①您</w:t>
      </w:r>
      <w:r>
        <w:rPr>
          <w:rFonts w:hint="eastAsia" w:ascii="Times New Roman" w:hAnsi="Times New Roman" w:cs="Calibri"/>
        </w:rPr>
        <w:t>平时是如何对孩子进行伤口护理的，请描述一下整个过程？②您在照护孩子过程中，有什么样的心理感受？③照护孩子给您的生活带来了怎样的变化？印象最深的是什么？④您在照护孩子期间遇到过什么困难，您是怎么解决的？⑤您希望得到哪些帮助和指导；⑥关于本次访谈，您还有其他需要补充的吗？</w:t>
      </w:r>
    </w:p>
    <w:p w14:paraId="60DFE0D1">
      <w:pPr>
        <w:rPr>
          <w:rFonts w:ascii="Times New Roman" w:hAnsi="Times New Roman" w:cs="Calibri"/>
        </w:rPr>
      </w:pPr>
      <w:r>
        <w:rPr>
          <w:rFonts w:ascii="Times New Roman" w:hAnsi="Times New Roman" w:cs="Calibri"/>
        </w:rPr>
        <w:t>1.2.2</w:t>
      </w:r>
      <w:r>
        <w:rPr>
          <w:rFonts w:hint="eastAsia" w:ascii="Times New Roman" w:hAnsi="Times New Roman" w:cs="Calibri"/>
        </w:rPr>
        <w:t>资料收集与数据分析</w:t>
      </w:r>
    </w:p>
    <w:p w14:paraId="64C6F583">
      <w:pPr>
        <w:ind w:firstLine="420" w:firstLineChars="200"/>
        <w:rPr>
          <w:rFonts w:ascii="Times New Roman" w:hAnsi="Times New Roman"/>
        </w:rPr>
      </w:pPr>
      <w:r>
        <w:rPr>
          <w:rFonts w:hint="eastAsia" w:ascii="Times New Roman" w:hAnsi="Times New Roman"/>
        </w:rPr>
        <w:t>根据纳入及排除标准选取研究对象并与其协商访谈时间，采用半结构化面对面访谈法收集资料。访谈以普通话进行，每次访谈时间为</w:t>
      </w:r>
      <w:r>
        <w:rPr>
          <w:rFonts w:ascii="Times New Roman" w:hAnsi="Times New Roman" w:cs="Calibri"/>
        </w:rPr>
        <w:t>30</w:t>
      </w:r>
      <w:r>
        <w:rPr>
          <w:rFonts w:hint="eastAsia" w:ascii="Times New Roman" w:hAnsi="Times New Roman" w:cs="Calibri"/>
        </w:rPr>
        <w:t>～</w:t>
      </w:r>
      <w:r>
        <w:rPr>
          <w:rFonts w:ascii="Times New Roman" w:hAnsi="Times New Roman" w:cs="Calibri"/>
        </w:rPr>
        <w:t>60</w:t>
      </w:r>
      <w:r>
        <w:rPr>
          <w:rFonts w:hint="eastAsia" w:ascii="Times New Roman" w:hAnsi="Times New Roman"/>
        </w:rPr>
        <w:t>分钟。访谈开始前研究者向受访者说明本次访谈的目的、意义及方法。访谈环境选取无第三人在场的会议室，确保访谈过程不受打扰，访谈过程中根据实际情况灵活调整问题顺序。访谈侧重于描述受访者的照护体验，而不是寻求他们的观点或意见。根据受访者的回答提出探索性的问题，例如“您能进一步解释一下吗？”2名研究者在访谈结束后</w:t>
      </w:r>
      <w:r>
        <w:rPr>
          <w:rFonts w:ascii="Times New Roman" w:hAnsi="Times New Roman" w:cs="Calibri"/>
        </w:rPr>
        <w:t>24</w:t>
      </w:r>
      <w:r>
        <w:rPr>
          <w:rFonts w:hint="eastAsia" w:ascii="Times New Roman" w:hAnsi="Times New Roman" w:cs="Calibri"/>
        </w:rPr>
        <w:t>h</w:t>
      </w:r>
      <w:r>
        <w:rPr>
          <w:rFonts w:hint="eastAsia" w:ascii="Times New Roman" w:hAnsi="Times New Roman"/>
        </w:rPr>
        <w:t>内将音频转录为文本，使用</w:t>
      </w:r>
      <w:r>
        <w:rPr>
          <w:rFonts w:ascii="Times New Roman" w:hAnsi="Times New Roman" w:cs="Calibri"/>
        </w:rPr>
        <w:t>NVivo 12</w:t>
      </w:r>
      <w:r>
        <w:rPr>
          <w:rFonts w:ascii="Times New Roman" w:hAnsi="Times New Roman"/>
        </w:rPr>
        <w:t>.0</w:t>
      </w:r>
      <w:r>
        <w:rPr>
          <w:rFonts w:hint="eastAsia" w:ascii="Times New Roman" w:hAnsi="Times New Roman"/>
        </w:rPr>
        <w:t>软件进行资料分析。采用</w:t>
      </w:r>
      <w:r>
        <w:rPr>
          <w:rFonts w:ascii="Times New Roman" w:hAnsi="Times New Roman"/>
        </w:rPr>
        <w:t>Colaizzi</w:t>
      </w:r>
      <w:r>
        <w:rPr>
          <w:rFonts w:hint="eastAsia" w:ascii="Times New Roman" w:hAnsi="Times New Roman"/>
        </w:rPr>
        <w:t xml:space="preserve"> </w:t>
      </w:r>
      <w:r>
        <w:rPr>
          <w:rFonts w:ascii="Times New Roman" w:hAnsi="Times New Roman"/>
        </w:rPr>
        <w:t>7步分析法对访谈资料进行分析</w:t>
      </w:r>
      <w:r>
        <w:rPr>
          <w:rFonts w:ascii="Times New Roman" w:hAnsi="Times New Roman"/>
        </w:rPr>
        <w:fldChar w:fldCharType="begin"/>
      </w:r>
      <w:r>
        <w:rPr>
          <w:rFonts w:ascii="Times New Roman" w:hAnsi="Times New Roman"/>
        </w:rPr>
        <w:instrText xml:space="preserve"> ADDIN EN.CITE &lt;EndNote&gt;&lt;Cite&gt;&lt;Author&gt;Colaizzi&lt;/Author&gt;&lt;Year&gt;1978&lt;/Year&gt;&lt;RecNum&gt;36&lt;/RecNum&gt;&lt;DisplayText&gt;&lt;style face="superscript"&gt;[10]&lt;/style&gt;&lt;/DisplayText&gt;&lt;record&gt;&lt;rec-number&gt;36&lt;/rec-number&gt;&lt;foreign-keys&gt;&lt;key app="EN" db-id="sfsv0f996ztz0zet2vh5sfpzrzz05099xzff" timestamp="1751094794"&gt;36&lt;/key&gt;&lt;/foreign-keys&gt;&lt;ref-type name="Journal Article"&gt;17&lt;/ref-type&gt;&lt;contributors&gt;&lt;authors&gt;&lt;author&gt;Colaizzi, Paul F&lt;/author&gt;&lt;/authors&gt;&lt;/contributors&gt;&lt;titles&gt;&lt;title&gt;Psychological research as the phenomenologist views it&lt;/title&gt;&lt;/titles&gt;&lt;dates&gt;&lt;year&gt;1978&lt;/year&gt;&lt;/dates&gt;&lt;urls&gt;&lt;/urls&gt;&lt;/record&gt;&lt;/Cite&gt;&lt;/EndNote&gt;</w:instrText>
      </w:r>
      <w:r>
        <w:rPr>
          <w:rFonts w:ascii="Times New Roman" w:hAnsi="Times New Roman"/>
        </w:rPr>
        <w:fldChar w:fldCharType="separate"/>
      </w:r>
      <w:r>
        <w:rPr>
          <w:rFonts w:ascii="Times New Roman" w:hAnsi="Times New Roman"/>
          <w:vertAlign w:val="superscript"/>
        </w:rPr>
        <w:t>[10]</w:t>
      </w:r>
      <w:r>
        <w:rPr>
          <w:rFonts w:ascii="Times New Roman" w:hAnsi="Times New Roman"/>
        </w:rPr>
        <w:fldChar w:fldCharType="end"/>
      </w:r>
      <w:r>
        <w:rPr>
          <w:rFonts w:hint="eastAsia" w:ascii="Times New Roman" w:hAnsi="Times New Roman"/>
        </w:rPr>
        <w:t>。研究者首先反复阅读资料，提取有意义的陈述并进行编码，将相似观点归类形成主题，进一步识别其内在结构与语境意义。</w:t>
      </w:r>
    </w:p>
    <w:p w14:paraId="3FC59C33">
      <w:pPr>
        <w:rPr>
          <w:rFonts w:ascii="Times New Roman" w:hAnsi="Times New Roman"/>
        </w:rPr>
      </w:pPr>
      <w:r>
        <w:rPr>
          <w:rFonts w:ascii="Times New Roman" w:hAnsi="Times New Roman" w:cs="Calibri"/>
        </w:rPr>
        <w:t>1.2.</w:t>
      </w:r>
      <w:r>
        <w:rPr>
          <w:rFonts w:hint="eastAsia" w:ascii="Times New Roman" w:hAnsi="Times New Roman" w:cs="Calibri"/>
        </w:rPr>
        <w:t>3质量控制</w:t>
      </w:r>
    </w:p>
    <w:p w14:paraId="5571D6E2">
      <w:pPr>
        <w:ind w:firstLine="420" w:firstLineChars="200"/>
        <w:rPr>
          <w:rFonts w:ascii="Times New Roman" w:hAnsi="Times New Roman"/>
        </w:rPr>
      </w:pPr>
      <w:r>
        <w:rPr>
          <w:rFonts w:hint="eastAsia" w:ascii="Times New Roman" w:hAnsi="Times New Roman"/>
        </w:rPr>
        <w:t>①访谈提纲预访谈；②资料分析由两名研究者独立完成，两名研究者均经过质性研究理论学习并通过考核。③必要时回访受访者核实解释是否与其原意一致。存在争议部分经第</w:t>
      </w:r>
      <w:r>
        <w:rPr>
          <w:rFonts w:ascii="Times New Roman" w:hAnsi="Times New Roman"/>
        </w:rPr>
        <w:t>3名研究者共同商讨后决定。</w:t>
      </w:r>
      <w:r>
        <w:rPr>
          <w:rFonts w:hint="eastAsia" w:ascii="Times New Roman" w:hAnsi="Times New Roman"/>
        </w:rPr>
        <w:t>资料分析过程研究者保持中立立场，避免个人经验、预设立场和情绪对资料解读造成干扰，最大限度降低研究偏倚。</w:t>
      </w:r>
    </w:p>
    <w:p w14:paraId="34C3DAF5">
      <w:pPr>
        <w:ind w:firstLine="0" w:firstLineChars="0"/>
        <w:rPr>
          <w:rFonts w:ascii="Times New Roman" w:hAnsi="Times New Roman"/>
        </w:rPr>
      </w:pPr>
      <w:r>
        <w:rPr>
          <w:rFonts w:ascii="Times New Roman" w:hAnsi="Times New Roman" w:cs="Calibri"/>
        </w:rPr>
        <w:t>2</w:t>
      </w:r>
      <w:r>
        <w:rPr>
          <w:rFonts w:hint="eastAsia" w:ascii="Times New Roman" w:hAnsi="Times New Roman"/>
        </w:rPr>
        <w:t>结果</w:t>
      </w:r>
    </w:p>
    <w:p w14:paraId="58B3BF2C">
      <w:pPr>
        <w:rPr>
          <w:rFonts w:ascii="Times New Roman" w:hAnsi="Times New Roman"/>
        </w:rPr>
      </w:pPr>
      <w:r>
        <w:rPr>
          <w:rFonts w:ascii="Times New Roman" w:hAnsi="Times New Roman" w:cs="Calibri"/>
        </w:rPr>
        <w:t>2.1</w:t>
      </w:r>
      <w:r>
        <w:rPr>
          <w:rFonts w:hint="eastAsia" w:ascii="Times New Roman" w:hAnsi="Times New Roman"/>
        </w:rPr>
        <w:t>主题</w:t>
      </w:r>
      <w:r>
        <w:rPr>
          <w:rFonts w:ascii="Times New Roman" w:hAnsi="Times New Roman" w:cs="Calibri"/>
        </w:rPr>
        <w:t>1</w:t>
      </w:r>
      <w:r>
        <w:rPr>
          <w:rFonts w:ascii="Times New Roman" w:hAnsi="Times New Roman"/>
        </w:rPr>
        <w:t>伤口护理</w:t>
      </w:r>
      <w:r>
        <w:rPr>
          <w:rFonts w:hint="eastAsia" w:ascii="Times New Roman" w:hAnsi="Times New Roman"/>
        </w:rPr>
        <w:t>的</w:t>
      </w:r>
      <w:r>
        <w:rPr>
          <w:rFonts w:ascii="Times New Roman" w:hAnsi="Times New Roman"/>
        </w:rPr>
        <w:t>挑战</w:t>
      </w:r>
    </w:p>
    <w:p w14:paraId="02B9D07B">
      <w:pPr>
        <w:rPr>
          <w:rFonts w:ascii="Times New Roman" w:hAnsi="Times New Roman"/>
        </w:rPr>
      </w:pPr>
      <w:r>
        <w:rPr>
          <w:rFonts w:ascii="Times New Roman" w:hAnsi="Times New Roman" w:cs="Calibri"/>
        </w:rPr>
        <w:t>2.1.1</w:t>
      </w:r>
      <w:r>
        <w:rPr>
          <w:rFonts w:hint="eastAsia" w:ascii="Times New Roman" w:hAnsi="Times New Roman" w:cs="Calibri"/>
        </w:rPr>
        <w:t>照护者信息获取受限</w:t>
      </w:r>
    </w:p>
    <w:p w14:paraId="2D7FBBD4">
      <w:pPr>
        <w:ind w:firstLine="420" w:firstLineChars="200"/>
        <w:rPr>
          <w:rFonts w:ascii="Times New Roman" w:hAnsi="Times New Roman"/>
        </w:rPr>
      </w:pPr>
      <w:r>
        <w:rPr>
          <w:rFonts w:ascii="Times New Roman" w:hAnsi="Times New Roman"/>
        </w:rPr>
        <w:t>多数照护者在</w:t>
      </w:r>
      <w:r>
        <w:rPr>
          <w:rFonts w:hint="eastAsia" w:ascii="Times New Roman" w:hAnsi="Times New Roman"/>
        </w:rPr>
        <w:t>患儿</w:t>
      </w:r>
      <w:r>
        <w:rPr>
          <w:rFonts w:ascii="Times New Roman" w:hAnsi="Times New Roman"/>
        </w:rPr>
        <w:t>确诊初期对疾病几乎毫无了解，尤其在</w:t>
      </w:r>
      <w:r>
        <w:rPr>
          <w:rFonts w:hint="eastAsia" w:ascii="Times New Roman" w:hAnsi="Times New Roman"/>
        </w:rPr>
        <w:t>皮肤</w:t>
      </w:r>
      <w:r>
        <w:rPr>
          <w:rFonts w:ascii="Times New Roman" w:hAnsi="Times New Roman"/>
        </w:rPr>
        <w:t>伤口处理方面缺乏指导。N</w:t>
      </w:r>
      <w:r>
        <w:rPr>
          <w:rFonts w:ascii="Times New Roman" w:hAnsi="Times New Roman" w:cs="Calibri"/>
        </w:rPr>
        <w:t>2</w:t>
      </w:r>
      <w:r>
        <w:rPr>
          <w:rFonts w:ascii="Times New Roman" w:hAnsi="Times New Roman"/>
        </w:rPr>
        <w:t>：</w:t>
      </w:r>
      <w:r>
        <w:rPr>
          <w:rFonts w:ascii="Times New Roman" w:hAnsi="Times New Roman" w:cs="Calibri"/>
        </w:rPr>
        <w:t>“</w:t>
      </w:r>
      <w:r>
        <w:rPr>
          <w:rFonts w:ascii="Times New Roman" w:hAnsi="Times New Roman"/>
        </w:rPr>
        <w:t>一开始都不敢动孩子，连怎么抱都不知道，更别说换药了。</w:t>
      </w:r>
      <w:r>
        <w:rPr>
          <w:rFonts w:ascii="Times New Roman" w:hAnsi="Times New Roman" w:cs="Calibri"/>
        </w:rPr>
        <w:t>”N12</w:t>
      </w:r>
      <w:r>
        <w:rPr>
          <w:rFonts w:hint="eastAsia" w:ascii="Times New Roman" w:hAnsi="Times New Roman"/>
        </w:rPr>
        <w:t>：我都不敢看她的腿，也不知道怎么处理伤口，宝宝的两条腿没有一块皮肤是好的。”此外，照护者</w:t>
      </w:r>
      <w:r>
        <w:rPr>
          <w:rFonts w:ascii="Times New Roman" w:hAnsi="Times New Roman"/>
        </w:rPr>
        <w:t>普遍依赖微信病友群、</w:t>
      </w:r>
      <w:r>
        <w:rPr>
          <w:rFonts w:hint="eastAsia" w:ascii="Times New Roman" w:hAnsi="Times New Roman"/>
        </w:rPr>
        <w:t>社交平台</w:t>
      </w:r>
      <w:r>
        <w:rPr>
          <w:rFonts w:ascii="Times New Roman" w:hAnsi="Times New Roman"/>
        </w:rPr>
        <w:t>等非正式渠道获取护理知识</w:t>
      </w:r>
      <w:r>
        <w:rPr>
          <w:rFonts w:hint="eastAsia" w:ascii="Times New Roman" w:hAnsi="Times New Roman"/>
        </w:rPr>
        <w:t>。虽然</w:t>
      </w:r>
      <w:r>
        <w:rPr>
          <w:rFonts w:ascii="Times New Roman" w:hAnsi="Times New Roman"/>
        </w:rPr>
        <w:t>部分信息存在误导性，</w:t>
      </w:r>
      <w:r>
        <w:rPr>
          <w:rFonts w:hint="eastAsia" w:ascii="Times New Roman" w:hAnsi="Times New Roman"/>
        </w:rPr>
        <w:t>但仍</w:t>
      </w:r>
      <w:r>
        <w:rPr>
          <w:rFonts w:ascii="Times New Roman" w:hAnsi="Times New Roman"/>
        </w:rPr>
        <w:t>被广泛采用</w:t>
      </w:r>
      <w:r>
        <w:rPr>
          <w:rFonts w:hint="eastAsia" w:ascii="Times New Roman" w:hAnsi="Times New Roman"/>
        </w:rPr>
        <w:t>。</w:t>
      </w:r>
      <w:r>
        <w:rPr>
          <w:rFonts w:ascii="Times New Roman" w:hAnsi="Times New Roman" w:cs="Calibri"/>
        </w:rPr>
        <w:t>N2:</w:t>
      </w:r>
      <w:r>
        <w:rPr>
          <w:rFonts w:hint="eastAsia" w:ascii="Times New Roman" w:hAnsi="Times New Roman"/>
        </w:rPr>
        <w:t>“群里还有很多宝妈说用中药的，我是不太信任的，我不敢给他乱用。”</w:t>
      </w:r>
      <w:r>
        <w:rPr>
          <w:rFonts w:ascii="Times New Roman" w:hAnsi="Times New Roman"/>
        </w:rPr>
        <w:t xml:space="preserve"> </w:t>
      </w:r>
    </w:p>
    <w:p w14:paraId="18556FE3">
      <w:pPr>
        <w:rPr>
          <w:rFonts w:ascii="Times New Roman" w:hAnsi="Times New Roman"/>
        </w:rPr>
      </w:pPr>
      <w:r>
        <w:rPr>
          <w:rFonts w:hint="eastAsia" w:ascii="Times New Roman" w:hAnsi="Times New Roman"/>
        </w:rPr>
        <w:t>2.1.2 照护者</w:t>
      </w:r>
      <w:r>
        <w:rPr>
          <w:rFonts w:ascii="Times New Roman" w:hAnsi="Times New Roman"/>
        </w:rPr>
        <w:t>护理</w:t>
      </w:r>
      <w:r>
        <w:rPr>
          <w:rFonts w:hint="eastAsia" w:ascii="Times New Roman" w:hAnsi="Times New Roman"/>
        </w:rPr>
        <w:t>技能缺乏</w:t>
      </w:r>
    </w:p>
    <w:p w14:paraId="20B226F7">
      <w:pPr>
        <w:ind w:firstLine="420" w:firstLineChars="200"/>
        <w:rPr>
          <w:rFonts w:ascii="Times New Roman" w:hAnsi="Times New Roman" w:cs="Calibri"/>
        </w:rPr>
      </w:pPr>
      <w:r>
        <w:rPr>
          <w:rFonts w:hint="eastAsia" w:ascii="Times New Roman" w:hAnsi="Times New Roman"/>
        </w:rPr>
        <w:t>由于缺乏系统性的培训与专业指导，多数照护者在护理过程中表现出一定的技能缺口，尤其在伤口评估、敷料选择及包扎手法上依赖自身经验反复试错。不同亚型EB患儿在皮肤脆弱性、渗液量及瘢痕形成等方面差异明显，增加了护理操作的复杂性。</w:t>
      </w:r>
      <w:r>
        <w:rPr>
          <w:rFonts w:ascii="Times New Roman" w:hAnsi="Times New Roman"/>
        </w:rPr>
        <w:t>N4：</w:t>
      </w:r>
      <w:r>
        <w:rPr>
          <w:rFonts w:ascii="Times New Roman" w:hAnsi="Times New Roman" w:cs="Calibri"/>
        </w:rPr>
        <w:t>“</w:t>
      </w:r>
      <w:r>
        <w:rPr>
          <w:rFonts w:ascii="Times New Roman" w:hAnsi="Times New Roman"/>
        </w:rPr>
        <w:t>有些伤口渗液多、有些结痂快，方法</w:t>
      </w:r>
      <w:r>
        <w:rPr>
          <w:rFonts w:hint="eastAsia" w:ascii="Times New Roman" w:hAnsi="Times New Roman"/>
        </w:rPr>
        <w:t>不能完全</w:t>
      </w:r>
      <w:r>
        <w:rPr>
          <w:rFonts w:ascii="Times New Roman" w:hAnsi="Times New Roman"/>
        </w:rPr>
        <w:t>套用。</w:t>
      </w:r>
      <w:r>
        <w:rPr>
          <w:rFonts w:ascii="Times New Roman" w:hAnsi="Times New Roman" w:cs="Calibri"/>
        </w:rPr>
        <w:t>”N11:</w:t>
      </w:r>
      <w:r>
        <w:rPr>
          <w:rFonts w:hint="eastAsia" w:ascii="Times New Roman" w:hAnsi="Times New Roman"/>
        </w:rPr>
        <w:t>“群里说的方法都不太适合我小孩，不知道是不是敷料选择的问题，我一用敷料包扎，敷料边缘的皮肤就会起水疱”</w:t>
      </w:r>
      <w:r>
        <w:rPr>
          <w:rFonts w:ascii="Times New Roman" w:hAnsi="Times New Roman"/>
        </w:rPr>
        <w:t>N6:“有时候我把伤口清得干净一点，孩子会觉得疼，但恢复得快；有时候轻轻处理，恢复也挺好。我常常在想到底哪种方法更好，每次都要自己慢慢摸索。</w:t>
      </w:r>
      <w:r>
        <w:rPr>
          <w:rFonts w:ascii="Times New Roman" w:hAnsi="Times New Roman" w:cs="Calibri"/>
        </w:rPr>
        <w:t>”</w:t>
      </w:r>
    </w:p>
    <w:p w14:paraId="6D60C434">
      <w:pPr>
        <w:rPr>
          <w:rFonts w:ascii="Times New Roman" w:hAnsi="Times New Roman"/>
        </w:rPr>
      </w:pPr>
      <w:r>
        <w:rPr>
          <w:rFonts w:ascii="Times New Roman" w:hAnsi="Times New Roman" w:cs="Calibri"/>
        </w:rPr>
        <w:t>2.1.</w:t>
      </w:r>
      <w:r>
        <w:rPr>
          <w:rFonts w:hint="eastAsia" w:ascii="Times New Roman" w:hAnsi="Times New Roman" w:cs="Calibri"/>
        </w:rPr>
        <w:t>3</w:t>
      </w:r>
      <w:r>
        <w:rPr>
          <w:rFonts w:hint="eastAsia" w:ascii="Times New Roman" w:hAnsi="Times New Roman"/>
        </w:rPr>
        <w:t>高强度的日常护理</w:t>
      </w:r>
    </w:p>
    <w:p w14:paraId="3453E638">
      <w:pPr>
        <w:ind w:firstLine="420" w:firstLineChars="200"/>
        <w:rPr>
          <w:rFonts w:ascii="Times New Roman" w:hAnsi="Times New Roman"/>
        </w:rPr>
      </w:pPr>
      <w:r>
        <w:rPr>
          <w:rFonts w:hint="eastAsia" w:ascii="Times New Roman" w:hAnsi="Times New Roman"/>
        </w:rPr>
        <w:t>大部分</w:t>
      </w:r>
      <w:r>
        <w:rPr>
          <w:rFonts w:ascii="Times New Roman" w:hAnsi="Times New Roman"/>
        </w:rPr>
        <w:t>EB患儿</w:t>
      </w:r>
      <w:r>
        <w:rPr>
          <w:rFonts w:hint="eastAsia" w:ascii="Times New Roman" w:hAnsi="Times New Roman"/>
        </w:rPr>
        <w:t>伤口需每日或隔日进行一次换药，严重者每次换药耗时可达</w:t>
      </w:r>
      <w:r>
        <w:rPr>
          <w:rFonts w:ascii="Times New Roman" w:hAnsi="Times New Roman" w:cs="Calibri"/>
        </w:rPr>
        <w:t>1</w:t>
      </w:r>
      <w:r>
        <w:rPr>
          <w:rFonts w:hint="eastAsia" w:ascii="Times New Roman" w:hAnsi="Times New Roman"/>
        </w:rPr>
        <w:t>至</w:t>
      </w:r>
      <w:r>
        <w:rPr>
          <w:rFonts w:ascii="Times New Roman" w:hAnsi="Times New Roman" w:cs="Calibri"/>
        </w:rPr>
        <w:t>3</w:t>
      </w:r>
      <w:r>
        <w:rPr>
          <w:rFonts w:hint="eastAsia" w:ascii="Times New Roman" w:hAnsi="Times New Roman"/>
        </w:rPr>
        <w:t>小时</w:t>
      </w:r>
      <w:r>
        <w:rPr>
          <w:rFonts w:ascii="Times New Roman" w:hAnsi="Times New Roman"/>
        </w:rPr>
        <w:t>。</w:t>
      </w:r>
      <w:r>
        <w:rPr>
          <w:rFonts w:hint="eastAsia" w:ascii="Times New Roman" w:hAnsi="Times New Roman"/>
        </w:rPr>
        <w:t>且碎片化的水疱处理充斥日常生活。伤口处理不仅耗时还伴随着疼痛，导致部分患儿在护理过程中产生情绪抗拒，进一步延长操作时间。</w:t>
      </w:r>
      <w:r>
        <w:rPr>
          <w:rFonts w:ascii="Times New Roman" w:hAnsi="Times New Roman"/>
        </w:rPr>
        <w:t>N2：</w:t>
      </w:r>
      <w:r>
        <w:rPr>
          <w:rFonts w:ascii="Times New Roman" w:hAnsi="Times New Roman" w:cs="Calibri"/>
        </w:rPr>
        <w:t>“</w:t>
      </w:r>
      <w:r>
        <w:rPr>
          <w:rFonts w:ascii="Times New Roman" w:hAnsi="Times New Roman"/>
        </w:rPr>
        <w:t>每</w:t>
      </w:r>
      <w:r>
        <w:rPr>
          <w:rFonts w:hint="eastAsia" w:ascii="Times New Roman" w:hAnsi="Times New Roman"/>
        </w:rPr>
        <w:t>天晚上回来</w:t>
      </w:r>
      <w:r>
        <w:rPr>
          <w:rFonts w:ascii="Times New Roman" w:hAnsi="Times New Roman"/>
        </w:rPr>
        <w:t>都是给他处理伤口，</w:t>
      </w:r>
      <w:r>
        <w:rPr>
          <w:rFonts w:hint="eastAsia" w:ascii="Times New Roman" w:hAnsi="Times New Roman"/>
        </w:rPr>
        <w:t>清洗床单，然后就已经很晚了，基本没有自己的时间</w:t>
      </w:r>
      <w:r>
        <w:rPr>
          <w:rFonts w:ascii="Times New Roman" w:hAnsi="Times New Roman"/>
        </w:rPr>
        <w:t>。</w:t>
      </w:r>
      <w:r>
        <w:rPr>
          <w:rFonts w:ascii="Times New Roman" w:hAnsi="Times New Roman" w:cs="Calibri"/>
        </w:rPr>
        <w:t>”N8:</w:t>
      </w:r>
      <w:r>
        <w:rPr>
          <w:rFonts w:hint="eastAsia" w:ascii="Times New Roman" w:hAnsi="Times New Roman"/>
        </w:rPr>
        <w:t>“大冬天的我给小朋友处理水疱的时候，一个水疱就能处理半小时，结束的时候发现自己满头大汗。”</w:t>
      </w:r>
      <w:r>
        <w:rPr>
          <w:rFonts w:ascii="Times New Roman" w:hAnsi="Times New Roman"/>
        </w:rPr>
        <w:t>N</w:t>
      </w:r>
      <w:r>
        <w:rPr>
          <w:rFonts w:ascii="Times New Roman" w:hAnsi="Times New Roman" w:cs="Calibri"/>
        </w:rPr>
        <w:t>7:</w:t>
      </w:r>
      <w:r>
        <w:rPr>
          <w:rFonts w:hint="eastAsia" w:ascii="Times New Roman" w:hAnsi="Times New Roman"/>
        </w:rPr>
        <w:t>“特别是近几年，有时候伤口一多，换药时间一长就会很累，腰会很痛。”</w:t>
      </w:r>
      <w:r>
        <w:rPr>
          <w:rFonts w:ascii="Times New Roman" w:hAnsi="Times New Roman"/>
        </w:rPr>
        <w:t xml:space="preserve"> </w:t>
      </w:r>
    </w:p>
    <w:p w14:paraId="3E3F3AFD">
      <w:pPr>
        <w:rPr>
          <w:rFonts w:ascii="Times New Roman" w:hAnsi="Times New Roman"/>
        </w:rPr>
      </w:pPr>
      <w:r>
        <w:rPr>
          <w:rFonts w:ascii="Times New Roman" w:hAnsi="Times New Roman" w:cs="Calibri"/>
        </w:rPr>
        <w:t>2.2</w:t>
      </w:r>
      <w:r>
        <w:rPr>
          <w:rFonts w:hint="eastAsia" w:ascii="Times New Roman" w:hAnsi="Times New Roman"/>
        </w:rPr>
        <w:t>主题</w:t>
      </w:r>
      <w:r>
        <w:rPr>
          <w:rFonts w:ascii="Times New Roman" w:hAnsi="Times New Roman" w:cs="Calibri"/>
        </w:rPr>
        <w:t>2</w:t>
      </w:r>
      <w:r>
        <w:rPr>
          <w:rFonts w:ascii="Times New Roman" w:hAnsi="Times New Roman"/>
        </w:rPr>
        <w:t>照护</w:t>
      </w:r>
      <w:r>
        <w:rPr>
          <w:rFonts w:hint="eastAsia" w:ascii="Times New Roman" w:hAnsi="Times New Roman"/>
        </w:rPr>
        <w:t>过程中的</w:t>
      </w:r>
      <w:r>
        <w:rPr>
          <w:rFonts w:ascii="Times New Roman" w:hAnsi="Times New Roman"/>
        </w:rPr>
        <w:t>情绪</w:t>
      </w:r>
      <w:r>
        <w:rPr>
          <w:rFonts w:hint="eastAsia" w:ascii="Times New Roman" w:hAnsi="Times New Roman"/>
        </w:rPr>
        <w:t>体验</w:t>
      </w:r>
    </w:p>
    <w:p w14:paraId="1AC6D0A9">
      <w:pPr>
        <w:rPr>
          <w:rFonts w:ascii="Times New Roman" w:hAnsi="Times New Roman"/>
        </w:rPr>
      </w:pPr>
      <w:r>
        <w:rPr>
          <w:rFonts w:ascii="Times New Roman" w:hAnsi="Times New Roman" w:cs="Calibri"/>
        </w:rPr>
        <w:t>2.2.1</w:t>
      </w:r>
      <w:r>
        <w:rPr>
          <w:rFonts w:hint="eastAsia" w:ascii="Times New Roman" w:hAnsi="Times New Roman" w:cs="Calibri"/>
        </w:rPr>
        <w:t>负性情绪</w:t>
      </w:r>
    </w:p>
    <w:p w14:paraId="583F9838">
      <w:pPr>
        <w:ind w:firstLine="420" w:firstLineChars="200"/>
        <w:rPr>
          <w:rFonts w:ascii="Times New Roman" w:hAnsi="Times New Roman"/>
        </w:rPr>
      </w:pPr>
      <w:r>
        <w:rPr>
          <w:rFonts w:ascii="Times New Roman" w:hAnsi="Times New Roman"/>
        </w:rPr>
        <w:t>长期</w:t>
      </w:r>
      <w:r>
        <w:rPr>
          <w:rFonts w:hint="eastAsia" w:ascii="Times New Roman" w:hAnsi="Times New Roman"/>
        </w:rPr>
        <w:t>高强度的照护使得部分照护者出现</w:t>
      </w:r>
      <w:r>
        <w:rPr>
          <w:rFonts w:ascii="Times New Roman" w:hAnsi="Times New Roman"/>
        </w:rPr>
        <w:t>明显的情绪耗竭，常伴随焦虑、抑郁、</w:t>
      </w:r>
      <w:r>
        <w:rPr>
          <w:rFonts w:hint="eastAsia" w:ascii="Times New Roman" w:hAnsi="Times New Roman"/>
        </w:rPr>
        <w:t>无力</w:t>
      </w:r>
      <w:r>
        <w:rPr>
          <w:rFonts w:ascii="Times New Roman" w:hAnsi="Times New Roman"/>
        </w:rPr>
        <w:t>、内疚等心理困扰，尤其在面对患儿伤口反复、换药失败、未来不确定性等情况时。这些情绪反应具有显著的持续性与波动性，严重影响其生活质量与家庭功能。N1</w:t>
      </w:r>
      <w:r>
        <w:rPr>
          <w:rFonts w:ascii="Times New Roman" w:hAnsi="Times New Roman" w:cs="Calibri"/>
        </w:rPr>
        <w:t>2</w:t>
      </w:r>
      <w:r>
        <w:rPr>
          <w:rFonts w:ascii="Times New Roman" w:hAnsi="Times New Roman"/>
        </w:rPr>
        <w:t>：</w:t>
      </w:r>
      <w:r>
        <w:rPr>
          <w:rFonts w:ascii="Times New Roman" w:hAnsi="Times New Roman" w:cs="Calibri"/>
        </w:rPr>
        <w:t>“</w:t>
      </w:r>
      <w:r>
        <w:rPr>
          <w:rFonts w:ascii="Times New Roman" w:hAnsi="Times New Roman"/>
        </w:rPr>
        <w:t>我真的觉得自己很不称职，常常忍不住流泪，看群里其他孩子受伤的照片就特别难受，白天情绪特别低落。</w:t>
      </w:r>
      <w:r>
        <w:rPr>
          <w:rFonts w:ascii="Times New Roman" w:hAnsi="Times New Roman" w:cs="Calibri"/>
        </w:rPr>
        <w:t>”N3:</w:t>
      </w:r>
      <w:r>
        <w:rPr>
          <w:rFonts w:hint="eastAsia" w:ascii="Times New Roman" w:hAnsi="Times New Roman"/>
        </w:rPr>
        <w:t>“刚给他护理完伤口往好的方面发展了，后来下一秒就破了完全恢复到刚开始的状态最让人受不了。”</w:t>
      </w:r>
      <w:r>
        <w:rPr>
          <w:rFonts w:ascii="Times New Roman" w:hAnsi="Times New Roman"/>
        </w:rPr>
        <w:t>N</w:t>
      </w:r>
      <w:r>
        <w:rPr>
          <w:rFonts w:ascii="Times New Roman" w:hAnsi="Times New Roman" w:cs="Calibri"/>
        </w:rPr>
        <w:t>10:</w:t>
      </w:r>
      <w:r>
        <w:rPr>
          <w:rFonts w:hint="eastAsia" w:ascii="Times New Roman" w:hAnsi="Times New Roman"/>
        </w:rPr>
        <w:t>“</w:t>
      </w:r>
      <w:r>
        <w:rPr>
          <w:rFonts w:ascii="Times New Roman" w:hAnsi="Times New Roman"/>
        </w:rPr>
        <w:t>伤口几乎每天都要处理，年复一年，生活质量实在太低了。有时候我觉得自己真的需要看心理医生。</w:t>
      </w:r>
      <w:r>
        <w:rPr>
          <w:rFonts w:hint="eastAsia" w:ascii="Times New Roman" w:hAnsi="Times New Roman"/>
        </w:rPr>
        <w:t>”</w:t>
      </w:r>
    </w:p>
    <w:p w14:paraId="1ABF785C">
      <w:pPr>
        <w:rPr>
          <w:rFonts w:ascii="Times New Roman" w:hAnsi="Times New Roman"/>
        </w:rPr>
      </w:pPr>
      <w:r>
        <w:rPr>
          <w:rFonts w:ascii="Times New Roman" w:hAnsi="Times New Roman" w:cs="Calibri"/>
        </w:rPr>
        <w:t>2.2.2</w:t>
      </w:r>
      <w:r>
        <w:rPr>
          <w:rFonts w:hint="eastAsia" w:ascii="Times New Roman" w:hAnsi="Times New Roman"/>
        </w:rPr>
        <w:t>社交回避</w:t>
      </w:r>
    </w:p>
    <w:p w14:paraId="3E7916FF">
      <w:pPr>
        <w:ind w:firstLine="420" w:firstLineChars="200"/>
        <w:rPr>
          <w:rFonts w:ascii="Times New Roman" w:hAnsi="Times New Roman"/>
        </w:rPr>
      </w:pPr>
      <w:r>
        <w:rPr>
          <w:rFonts w:hint="eastAsia" w:ascii="Times New Roman" w:hAnsi="Times New Roman"/>
        </w:rPr>
        <w:t>在伤口照护过程中，部分照护者因疾病的遗传性、外观可见性以及公众认知缺失而产生明显的病耻感，他们普遍担忧患儿被同龄人排斥或误解。出于对孩子心理与社会适应的保护考虑，不少照护者在就学、社交等场合选择主动隐瞒患儿的疾病状况，并减少与他人的接触交流。</w:t>
      </w:r>
      <w:r>
        <w:rPr>
          <w:rFonts w:ascii="Times New Roman" w:hAnsi="Times New Roman"/>
        </w:rPr>
        <w:t>N</w:t>
      </w:r>
      <w:r>
        <w:rPr>
          <w:rFonts w:ascii="Times New Roman" w:hAnsi="Times New Roman" w:cs="Calibri"/>
        </w:rPr>
        <w:t>3</w:t>
      </w:r>
      <w:r>
        <w:rPr>
          <w:rFonts w:ascii="Times New Roman" w:hAnsi="Times New Roman"/>
        </w:rPr>
        <w:t>：</w:t>
      </w:r>
      <w:r>
        <w:rPr>
          <w:rFonts w:ascii="Times New Roman" w:hAnsi="Times New Roman" w:cs="Calibri"/>
        </w:rPr>
        <w:t>“</w:t>
      </w:r>
      <w:r>
        <w:rPr>
          <w:rFonts w:ascii="Times New Roman" w:hAnsi="Times New Roman"/>
        </w:rPr>
        <w:t>孩子去上幼儿园的时候，很多学校不敢接收，他自己在学校也不敢像其他小朋友一样玩闹，只会在一旁静静看着。</w:t>
      </w:r>
      <w:r>
        <w:rPr>
          <w:rFonts w:ascii="Times New Roman" w:hAnsi="Times New Roman" w:cs="Calibri"/>
        </w:rPr>
        <w:t>”N5</w:t>
      </w:r>
      <w:r>
        <w:rPr>
          <w:rFonts w:ascii="Times New Roman" w:hAnsi="Times New Roman"/>
        </w:rPr>
        <w:t>：</w:t>
      </w:r>
      <w:r>
        <w:rPr>
          <w:rFonts w:ascii="Times New Roman" w:hAnsi="Times New Roman" w:cs="Calibri"/>
        </w:rPr>
        <w:t>“</w:t>
      </w:r>
      <w:r>
        <w:rPr>
          <w:rFonts w:hint="eastAsia" w:ascii="Times New Roman" w:hAnsi="Times New Roman"/>
        </w:rPr>
        <w:t>小朋友现在在外地上学要在学校里住宿，她</w:t>
      </w:r>
      <w:r>
        <w:rPr>
          <w:rFonts w:hint="eastAsia" w:ascii="Times New Roman" w:hAnsi="Times New Roman"/>
          <w:lang w:val="en-US" w:eastAsia="zh-CN"/>
        </w:rPr>
        <w:t>不会和同学主动</w:t>
      </w:r>
      <w:r>
        <w:rPr>
          <w:rFonts w:hint="eastAsia" w:ascii="Times New Roman" w:hAnsi="Times New Roman"/>
        </w:rPr>
        <w:t>说</w:t>
      </w:r>
      <w:r>
        <w:rPr>
          <w:rFonts w:hint="eastAsia" w:ascii="Times New Roman" w:hAnsi="Times New Roman"/>
          <w:lang w:val="en-US" w:eastAsia="zh-CN"/>
        </w:rPr>
        <w:t>自身</w:t>
      </w:r>
      <w:r>
        <w:rPr>
          <w:rFonts w:hint="eastAsia" w:ascii="Times New Roman" w:hAnsi="Times New Roman"/>
        </w:rPr>
        <w:t>的情况，</w:t>
      </w:r>
      <w:r>
        <w:rPr>
          <w:rFonts w:hint="eastAsia" w:ascii="Times New Roman" w:hAnsi="Times New Roman"/>
          <w:lang w:val="en-US" w:eastAsia="zh-CN"/>
        </w:rPr>
        <w:t>需要换药的时候，</w:t>
      </w:r>
      <w:r>
        <w:rPr>
          <w:rFonts w:hint="eastAsia" w:ascii="Times New Roman" w:hAnsi="Times New Roman"/>
        </w:rPr>
        <w:t>都是会在晚上关灯之后进行。</w:t>
      </w:r>
      <w:r>
        <w:rPr>
          <w:rFonts w:ascii="Times New Roman" w:hAnsi="Times New Roman" w:cs="Calibri"/>
        </w:rPr>
        <w:t>”N2:</w:t>
      </w:r>
      <w:r>
        <w:rPr>
          <w:rFonts w:hint="eastAsia" w:ascii="Times New Roman" w:hAnsi="Times New Roman"/>
        </w:rPr>
        <w:t>“我基本上在外面带小孩的时候，别人问我小孩怎么了，我不太愿意交流，担心他会觉得是传染病啊。”</w:t>
      </w:r>
    </w:p>
    <w:p w14:paraId="4674099B">
      <w:pPr>
        <w:rPr>
          <w:rFonts w:ascii="Times New Roman" w:hAnsi="Times New Roman"/>
        </w:rPr>
      </w:pPr>
      <w:r>
        <w:rPr>
          <w:rFonts w:ascii="Times New Roman" w:hAnsi="Times New Roman" w:cs="Calibri"/>
        </w:rPr>
        <w:t>2.2.3</w:t>
      </w:r>
      <w:r>
        <w:rPr>
          <w:rFonts w:hint="eastAsia" w:ascii="Times New Roman" w:hAnsi="Times New Roman"/>
        </w:rPr>
        <w:t>自我赋能</w:t>
      </w:r>
    </w:p>
    <w:p w14:paraId="6CA15865">
      <w:pPr>
        <w:ind w:firstLine="420"/>
        <w:rPr>
          <w:rFonts w:ascii="Times New Roman" w:hAnsi="Times New Roman"/>
        </w:rPr>
      </w:pPr>
      <w:r>
        <w:rPr>
          <w:rFonts w:ascii="Times New Roman" w:hAnsi="Times New Roman"/>
        </w:rPr>
        <w:t>尽管</w:t>
      </w:r>
      <w:r>
        <w:rPr>
          <w:rFonts w:hint="eastAsia" w:ascii="Times New Roman" w:hAnsi="Times New Roman"/>
        </w:rPr>
        <w:t>照护过程中面临身心</w:t>
      </w:r>
      <w:r>
        <w:rPr>
          <w:rFonts w:ascii="Times New Roman" w:hAnsi="Times New Roman"/>
        </w:rPr>
        <w:t>压力，</w:t>
      </w:r>
      <w:r>
        <w:rPr>
          <w:rFonts w:hint="eastAsia" w:ascii="Times New Roman" w:hAnsi="Times New Roman"/>
        </w:rPr>
        <w:t>多数</w:t>
      </w:r>
      <w:r>
        <w:rPr>
          <w:rFonts w:ascii="Times New Roman" w:hAnsi="Times New Roman"/>
        </w:rPr>
        <w:t>照护者普遍表现出强烈的责任心和对孩子的深厚感情</w:t>
      </w:r>
      <w:r>
        <w:rPr>
          <w:rFonts w:hint="eastAsia" w:ascii="Times New Roman" w:hAnsi="Times New Roman"/>
        </w:rPr>
        <w:t>，逐步建立起适应策略，如主动学习护理知识、积极自我调整心态等，一定程度上缓冲了负面情绪对照护行为的干扰。</w:t>
      </w:r>
      <w:r>
        <w:rPr>
          <w:rFonts w:ascii="Times New Roman" w:hAnsi="Times New Roman"/>
        </w:rPr>
        <w:t>N</w:t>
      </w:r>
      <w:r>
        <w:rPr>
          <w:rFonts w:ascii="Times New Roman" w:hAnsi="Times New Roman" w:cs="Calibri"/>
        </w:rPr>
        <w:t>8</w:t>
      </w:r>
      <w:r>
        <w:rPr>
          <w:rFonts w:ascii="Times New Roman" w:hAnsi="Times New Roman"/>
        </w:rPr>
        <w:t>：</w:t>
      </w:r>
      <w:r>
        <w:rPr>
          <w:rFonts w:ascii="Times New Roman" w:hAnsi="Times New Roman" w:cs="Calibri"/>
        </w:rPr>
        <w:t>“</w:t>
      </w:r>
      <w:r>
        <w:rPr>
          <w:rFonts w:hint="eastAsia" w:ascii="Times New Roman" w:hAnsi="Times New Roman" w:cs="Calibri"/>
        </w:rPr>
        <w:t>我现在觉得我是不是应该再去好好学习一下正常伤口的愈合过程，这样我就能更好的评估孩子的伤口愈合情况，及时正确的处理伤口。</w:t>
      </w:r>
      <w:r>
        <w:rPr>
          <w:rFonts w:ascii="Times New Roman" w:hAnsi="Times New Roman" w:cs="Calibri"/>
        </w:rPr>
        <w:t>”N9:</w:t>
      </w:r>
      <w:r>
        <w:rPr>
          <w:rFonts w:hint="eastAsia" w:ascii="Times New Roman" w:hAnsi="Times New Roman"/>
        </w:rPr>
        <w:t>“</w:t>
      </w:r>
      <w:r>
        <w:rPr>
          <w:rFonts w:ascii="Times New Roman" w:hAnsi="Times New Roman"/>
        </w:rPr>
        <w:t>我告诉自己要慢慢接受现实</w:t>
      </w:r>
      <w:r>
        <w:rPr>
          <w:rFonts w:hint="eastAsia" w:ascii="Times New Roman" w:hAnsi="Times New Roman"/>
        </w:rPr>
        <w:t>。</w:t>
      </w:r>
      <w:r>
        <w:rPr>
          <w:rFonts w:ascii="Times New Roman" w:hAnsi="Times New Roman"/>
        </w:rPr>
        <w:t>只要孩子今天没起水疱，就算是好的。即使有伤，只要护理得当，孩子就能少受点苦。我必须学会自我调节，因为如果我垮了，孩子就真的没有依靠了。</w:t>
      </w:r>
      <w:r>
        <w:rPr>
          <w:rFonts w:hint="eastAsia" w:ascii="Times New Roman" w:hAnsi="Times New Roman"/>
        </w:rPr>
        <w:t>”</w:t>
      </w:r>
      <w:r>
        <w:rPr>
          <w:rFonts w:ascii="Times New Roman" w:hAnsi="Times New Roman"/>
        </w:rPr>
        <w:t xml:space="preserve"> </w:t>
      </w:r>
    </w:p>
    <w:p w14:paraId="04C919C6">
      <w:pPr>
        <w:rPr>
          <w:rFonts w:ascii="Times New Roman" w:hAnsi="Times New Roman"/>
          <w:highlight w:val="yellow"/>
        </w:rPr>
      </w:pPr>
      <w:r>
        <w:rPr>
          <w:rFonts w:ascii="Times New Roman" w:hAnsi="Times New Roman" w:cs="Calibri"/>
        </w:rPr>
        <w:t>2.3</w:t>
      </w:r>
      <w:r>
        <w:rPr>
          <w:rFonts w:hint="eastAsia" w:ascii="Times New Roman" w:hAnsi="Times New Roman"/>
        </w:rPr>
        <w:t>主题</w:t>
      </w:r>
      <w:r>
        <w:rPr>
          <w:rFonts w:ascii="Times New Roman" w:hAnsi="Times New Roman" w:cs="Calibri"/>
        </w:rPr>
        <w:t>3</w:t>
      </w:r>
      <w:r>
        <w:rPr>
          <w:rFonts w:hint="eastAsia" w:ascii="Times New Roman" w:hAnsi="Times New Roman"/>
        </w:rPr>
        <w:t>照护支持的缺失</w:t>
      </w:r>
    </w:p>
    <w:p w14:paraId="31EE76CE">
      <w:pPr>
        <w:rPr>
          <w:rFonts w:ascii="Times New Roman" w:hAnsi="Times New Roman"/>
        </w:rPr>
      </w:pPr>
      <w:r>
        <w:rPr>
          <w:rFonts w:ascii="Times New Roman" w:hAnsi="Times New Roman" w:cs="Calibri"/>
        </w:rPr>
        <w:t>2.3.1</w:t>
      </w:r>
      <w:r>
        <w:rPr>
          <w:rFonts w:ascii="Times New Roman" w:hAnsi="Times New Roman"/>
        </w:rPr>
        <w:t>家庭支持</w:t>
      </w:r>
      <w:r>
        <w:rPr>
          <w:rFonts w:hint="eastAsia" w:ascii="Times New Roman" w:hAnsi="Times New Roman"/>
        </w:rPr>
        <w:t>的差异</w:t>
      </w:r>
    </w:p>
    <w:p w14:paraId="24508751">
      <w:pPr>
        <w:ind w:firstLine="420" w:firstLineChars="200"/>
        <w:rPr>
          <w:rFonts w:ascii="Times New Roman" w:hAnsi="Times New Roman"/>
        </w:rPr>
      </w:pPr>
      <w:r>
        <w:rPr>
          <w:rFonts w:ascii="Times New Roman" w:hAnsi="Times New Roman"/>
        </w:rPr>
        <w:t>家庭成员</w:t>
      </w:r>
      <w:r>
        <w:rPr>
          <w:rFonts w:hint="eastAsia" w:ascii="Times New Roman" w:hAnsi="Times New Roman"/>
        </w:rPr>
        <w:t>在长期的居家护理过程中照护责任的参与差异较大，主要表现为父亲角色的缺位或参与不足，导致母亲通常为唯一的主要照护者，承担几乎全部的护理责任。在部分案例中，家庭结构甚至会因为照护压力而破裂。</w:t>
      </w:r>
      <w:r>
        <w:rPr>
          <w:rFonts w:ascii="Times New Roman" w:hAnsi="Times New Roman"/>
        </w:rPr>
        <w:t>N</w:t>
      </w:r>
      <w:r>
        <w:rPr>
          <w:rFonts w:ascii="Times New Roman" w:hAnsi="Times New Roman" w:cs="Calibri"/>
        </w:rPr>
        <w:t>1:</w:t>
      </w:r>
      <w:r>
        <w:rPr>
          <w:rFonts w:hint="eastAsia" w:ascii="Times New Roman" w:hAnsi="Times New Roman"/>
        </w:rPr>
        <w:t>“因为这个疾病的原因，孩子爸爸和我离婚了，就是我一个人在照顾孩子，也没有祖辈他们的帮忙。”</w:t>
      </w:r>
      <w:r>
        <w:rPr>
          <w:rFonts w:ascii="Times New Roman" w:hAnsi="Times New Roman"/>
        </w:rPr>
        <w:t>N7</w:t>
      </w:r>
      <w:r>
        <w:rPr>
          <w:rFonts w:hint="eastAsia" w:ascii="Times New Roman" w:hAnsi="Times New Roman"/>
        </w:rPr>
        <w:t>：“我每天把孩子的照顾伤口是放在第一位的，我其他事情都不做，我也是要把这件事先处理掉，就是完完全全是围绕她转的。”</w:t>
      </w:r>
    </w:p>
    <w:p w14:paraId="4063F708">
      <w:pPr>
        <w:rPr>
          <w:rFonts w:ascii="Times New Roman" w:hAnsi="Times New Roman"/>
        </w:rPr>
      </w:pPr>
      <w:r>
        <w:rPr>
          <w:rFonts w:ascii="Times New Roman" w:hAnsi="Times New Roman" w:cs="Calibri"/>
        </w:rPr>
        <w:t>2.3.2</w:t>
      </w:r>
      <w:r>
        <w:rPr>
          <w:rFonts w:hint="eastAsia" w:ascii="Times New Roman" w:hAnsi="Times New Roman"/>
        </w:rPr>
        <w:t>医疗护理资源缺乏</w:t>
      </w:r>
    </w:p>
    <w:p w14:paraId="5608C81E">
      <w:pPr>
        <w:ind w:firstLine="420" w:firstLineChars="200"/>
        <w:rPr>
          <w:rFonts w:ascii="Times New Roman" w:hAnsi="Times New Roman"/>
        </w:rPr>
      </w:pPr>
      <w:r>
        <w:rPr>
          <w:rFonts w:hint="eastAsia" w:ascii="Times New Roman" w:hAnsi="Times New Roman"/>
        </w:rPr>
        <w:t>由于</w:t>
      </w:r>
      <w:r>
        <w:rPr>
          <w:rFonts w:ascii="Times New Roman" w:hAnsi="Times New Roman"/>
        </w:rPr>
        <w:t>EB</w:t>
      </w:r>
      <w:r>
        <w:rPr>
          <w:rFonts w:hint="eastAsia" w:ascii="Times New Roman" w:hAnsi="Times New Roman"/>
        </w:rPr>
        <w:t>属于罕见病，</w:t>
      </w:r>
      <w:r>
        <w:rPr>
          <w:rFonts w:hint="eastAsia" w:ascii="Times New Roman" w:hAnsi="Times New Roman"/>
          <w:highlight w:val="none"/>
        </w:rPr>
        <w:t>部分</w:t>
      </w:r>
      <w:r>
        <w:rPr>
          <w:rFonts w:hint="eastAsia" w:ascii="Times New Roman" w:hAnsi="Times New Roman"/>
        </w:rPr>
        <w:t>受访者</w:t>
      </w:r>
      <w:r>
        <w:rPr>
          <w:rFonts w:hint="eastAsia" w:ascii="Times New Roman" w:hAnsi="Times New Roman"/>
          <w:highlight w:val="none"/>
        </w:rPr>
        <w:t>表示</w:t>
      </w:r>
      <w:r>
        <w:rPr>
          <w:rFonts w:hint="eastAsia" w:ascii="Times New Roman" w:hAnsi="Times New Roman"/>
        </w:rPr>
        <w:t>在实际照护过程中面临专业指导缺乏、</w:t>
      </w:r>
      <w:r>
        <w:rPr>
          <w:rFonts w:hint="eastAsia" w:ascii="Times New Roman" w:hAnsi="Times New Roman"/>
          <w:highlight w:val="none"/>
        </w:rPr>
        <w:t>敷料</w:t>
      </w:r>
      <w:r>
        <w:rPr>
          <w:rFonts w:hint="eastAsia" w:ascii="Times New Roman" w:hAnsi="Times New Roman"/>
        </w:rPr>
        <w:t>获取困难与经济负担加重的困境。部分医院缺乏</w:t>
      </w:r>
      <w:r>
        <w:rPr>
          <w:rFonts w:ascii="Times New Roman" w:hAnsi="Times New Roman" w:cs="Calibri"/>
        </w:rPr>
        <w:t>EB</w:t>
      </w:r>
      <w:r>
        <w:rPr>
          <w:rFonts w:hint="eastAsia" w:ascii="Times New Roman" w:hAnsi="Times New Roman"/>
        </w:rPr>
        <w:t>护理经验，难以提供具体指导；</w:t>
      </w:r>
      <w:r>
        <w:rPr>
          <w:rFonts w:hint="eastAsia" w:ascii="Times New Roman" w:hAnsi="Times New Roman"/>
          <w:highlight w:val="none"/>
        </w:rPr>
        <w:t>部分伤口敷料</w:t>
      </w:r>
      <w:r>
        <w:rPr>
          <w:rFonts w:hint="eastAsia" w:ascii="Times New Roman" w:hAnsi="Times New Roman"/>
        </w:rPr>
        <w:t>价格昂贵、</w:t>
      </w:r>
      <w:r>
        <w:rPr>
          <w:rFonts w:hint="eastAsia" w:ascii="Times New Roman" w:hAnsi="Times New Roman"/>
          <w:highlight w:val="none"/>
        </w:rPr>
        <w:t>且未纳入</w:t>
      </w:r>
      <w:r>
        <w:rPr>
          <w:rFonts w:hint="eastAsia" w:ascii="Times New Roman" w:hAnsi="Times New Roman"/>
        </w:rPr>
        <w:t>医保报销</w:t>
      </w:r>
      <w:r>
        <w:rPr>
          <w:rFonts w:hint="eastAsia" w:ascii="Times New Roman" w:hAnsi="Times New Roman"/>
          <w:highlight w:val="none"/>
        </w:rPr>
        <w:t>范围</w:t>
      </w:r>
      <w:r>
        <w:rPr>
          <w:rFonts w:hint="eastAsia" w:ascii="Times New Roman" w:hAnsi="Times New Roman"/>
        </w:rPr>
        <w:t>，进一步加剧了家庭照护</w:t>
      </w:r>
      <w:r>
        <w:rPr>
          <w:rFonts w:hint="eastAsia" w:ascii="Times New Roman" w:hAnsi="Times New Roman"/>
          <w:highlight w:val="none"/>
        </w:rPr>
        <w:t>中的经济负担</w:t>
      </w:r>
      <w:r>
        <w:rPr>
          <w:rFonts w:hint="eastAsia" w:ascii="Times New Roman" w:hAnsi="Times New Roman"/>
        </w:rPr>
        <w:t>。</w:t>
      </w:r>
      <w:r>
        <w:rPr>
          <w:rFonts w:ascii="Times New Roman" w:hAnsi="Times New Roman" w:cs="Calibri"/>
        </w:rPr>
        <w:t>N2</w:t>
      </w:r>
      <w:r>
        <w:rPr>
          <w:rFonts w:hint="eastAsia" w:ascii="Times New Roman" w:hAnsi="Times New Roman"/>
        </w:rPr>
        <w:t>：“</w:t>
      </w:r>
      <w:r>
        <w:rPr>
          <w:rFonts w:ascii="Times New Roman" w:hAnsi="Times New Roman"/>
        </w:rPr>
        <w:t>本地医疗资源有限，缺乏对EB疾病的基本认知和专业支持，</w:t>
      </w:r>
      <w:r>
        <w:rPr>
          <w:rFonts w:hint="eastAsia" w:ascii="Times New Roman" w:hAnsi="Times New Roman"/>
        </w:rPr>
        <w:t>基本上都要去</w:t>
      </w:r>
      <w:r>
        <w:rPr>
          <w:rFonts w:ascii="Times New Roman" w:hAnsi="Times New Roman"/>
        </w:rPr>
        <w:t>大城市寻求诊治。</w:t>
      </w:r>
      <w:r>
        <w:rPr>
          <w:rFonts w:hint="eastAsia" w:ascii="Times New Roman" w:hAnsi="Times New Roman"/>
        </w:rPr>
        <w:t>”</w:t>
      </w:r>
      <w:r>
        <w:rPr>
          <w:rFonts w:ascii="Times New Roman" w:hAnsi="Times New Roman" w:cs="Calibri"/>
        </w:rPr>
        <w:t>N5</w:t>
      </w:r>
      <w:r>
        <w:rPr>
          <w:rFonts w:hint="eastAsia" w:ascii="Times New Roman" w:hAnsi="Times New Roman"/>
        </w:rPr>
        <w:t>：“有些敷料医院不让开，要我们自己去买，买回来我也不知道用得对不对。”</w:t>
      </w:r>
      <w:r>
        <w:rPr>
          <w:rFonts w:ascii="Times New Roman" w:hAnsi="Times New Roman" w:cs="Calibri"/>
        </w:rPr>
        <w:t>N1</w:t>
      </w:r>
      <w:r>
        <w:rPr>
          <w:rFonts w:hint="eastAsia" w:ascii="Times New Roman" w:hAnsi="Times New Roman"/>
        </w:rPr>
        <w:t>：“这些东西医保不报销，我们一个月买敷料都要几千块，压力太大了。”</w:t>
      </w:r>
    </w:p>
    <w:p w14:paraId="29F21B6A">
      <w:pPr>
        <w:rPr>
          <w:rFonts w:ascii="Times New Roman" w:hAnsi="Times New Roman"/>
        </w:rPr>
      </w:pPr>
      <w:r>
        <w:rPr>
          <w:rFonts w:ascii="Times New Roman" w:hAnsi="Times New Roman" w:cs="Calibri"/>
        </w:rPr>
        <w:t>2.3.3</w:t>
      </w:r>
      <w:r>
        <w:rPr>
          <w:rFonts w:hint="eastAsia" w:ascii="Times New Roman" w:hAnsi="Times New Roman"/>
        </w:rPr>
        <w:t>社会支持的不足</w:t>
      </w:r>
    </w:p>
    <w:p w14:paraId="4812764B">
      <w:pPr>
        <w:ind w:firstLine="420" w:firstLineChars="200"/>
        <w:rPr>
          <w:rFonts w:ascii="Times New Roman" w:hAnsi="Times New Roman"/>
        </w:rPr>
      </w:pPr>
      <w:r>
        <w:rPr>
          <w:rFonts w:ascii="Times New Roman" w:hAnsi="Times New Roman"/>
        </w:rPr>
        <w:t>随着患儿年龄增长，部分照护者开始由当前的伤口照护压力延伸至对长期生活照护的</w:t>
      </w:r>
      <w:r>
        <w:rPr>
          <w:rFonts w:hint="eastAsia" w:ascii="Times New Roman" w:hAnsi="Times New Roman"/>
        </w:rPr>
        <w:t>担忧</w:t>
      </w:r>
      <w:r>
        <w:rPr>
          <w:rFonts w:ascii="Times New Roman" w:hAnsi="Times New Roman"/>
        </w:rPr>
        <w:t>。</w:t>
      </w:r>
      <w:r>
        <w:rPr>
          <w:rFonts w:hint="eastAsia" w:ascii="Times New Roman" w:hAnsi="Times New Roman"/>
        </w:rPr>
        <w:t>然而，在现有社会支持体系中，针对EB患儿及家庭的教育保障、就业机会、社会融入、心理支持等措施尚不健全，导致多数照护者面临高度的不确定性与焦虑。</w:t>
      </w:r>
      <w:r>
        <w:rPr>
          <w:rFonts w:ascii="Times New Roman" w:hAnsi="Times New Roman"/>
        </w:rPr>
        <w:t>N6：</w:t>
      </w:r>
      <w:r>
        <w:rPr>
          <w:rFonts w:ascii="Times New Roman" w:hAnsi="Times New Roman" w:cs="Calibri"/>
        </w:rPr>
        <w:t>“</w:t>
      </w:r>
      <w:r>
        <w:rPr>
          <w:rFonts w:ascii="Times New Roman" w:hAnsi="Times New Roman"/>
        </w:rPr>
        <w:t>现在是我能照顾他，可是以后呢？如果我哪天不在了，他怎么换药？谁来帮他？</w:t>
      </w:r>
      <w:r>
        <w:rPr>
          <w:rFonts w:ascii="Times New Roman" w:hAnsi="Times New Roman" w:cs="Calibri"/>
        </w:rPr>
        <w:t>”N7</w:t>
      </w:r>
      <w:r>
        <w:rPr>
          <w:rFonts w:ascii="Times New Roman" w:hAnsi="Times New Roman"/>
        </w:rPr>
        <w:t>：</w:t>
      </w:r>
      <w:r>
        <w:rPr>
          <w:rFonts w:ascii="Times New Roman" w:hAnsi="Times New Roman" w:cs="Calibri"/>
        </w:rPr>
        <w:t>“</w:t>
      </w:r>
      <w:r>
        <w:rPr>
          <w:rFonts w:hint="eastAsia" w:ascii="Times New Roman" w:hAnsi="Times New Roman"/>
        </w:rPr>
        <w:t>我家这个小朋友是女孩，我不知道这个病对她的未来影响到底要多大，</w:t>
      </w:r>
      <w:r>
        <w:rPr>
          <w:rFonts w:ascii="Times New Roman" w:hAnsi="Times New Roman"/>
        </w:rPr>
        <w:t>想他以后上学、工作、找对象都觉得难。</w:t>
      </w:r>
      <w:r>
        <w:rPr>
          <w:rFonts w:ascii="Times New Roman" w:hAnsi="Times New Roman" w:cs="Calibri"/>
        </w:rPr>
        <w:t>”</w:t>
      </w:r>
      <w:r>
        <w:rPr>
          <w:rFonts w:ascii="Times New Roman" w:hAnsi="Times New Roman"/>
        </w:rPr>
        <w:t xml:space="preserve"> </w:t>
      </w:r>
    </w:p>
    <w:p w14:paraId="0750EB59">
      <w:pPr>
        <w:numPr>
          <w:ilvl w:val="0"/>
          <w:numId w:val="1"/>
        </w:numPr>
        <w:rPr>
          <w:rFonts w:ascii="Times New Roman" w:hAnsi="Times New Roman"/>
        </w:rPr>
      </w:pPr>
      <w:r>
        <w:rPr>
          <w:rFonts w:hint="eastAsia" w:ascii="Times New Roman" w:hAnsi="Times New Roman"/>
        </w:rPr>
        <w:t>讨论</w:t>
      </w:r>
    </w:p>
    <w:p w14:paraId="46616F7A">
      <w:pPr>
        <w:rPr>
          <w:rFonts w:ascii="Times New Roman" w:hAnsi="Times New Roman"/>
        </w:rPr>
      </w:pPr>
      <w:r>
        <w:rPr>
          <w:rFonts w:ascii="Times New Roman" w:hAnsi="Times New Roman" w:cs="Calibri"/>
        </w:rPr>
        <w:t>3.1</w:t>
      </w:r>
      <w:r>
        <w:rPr>
          <w:rFonts w:hint="eastAsia" w:ascii="Times New Roman" w:hAnsi="Times New Roman" w:cs="Calibri"/>
        </w:rPr>
        <w:t>提供系统培训与工具支持，提升家庭照护质量</w:t>
      </w:r>
    </w:p>
    <w:p w14:paraId="22FE735D">
      <w:pPr>
        <w:ind w:firstLine="420" w:firstLineChars="200"/>
        <w:rPr>
          <w:rFonts w:ascii="Times New Roman" w:hAnsi="Times New Roman"/>
        </w:rPr>
      </w:pPr>
      <w:r>
        <w:rPr>
          <w:rFonts w:hint="eastAsia" w:ascii="Times New Roman" w:hAnsi="Times New Roman"/>
        </w:rPr>
        <w:t>本研究发现，</w:t>
      </w:r>
      <w:r>
        <w:rPr>
          <w:rFonts w:ascii="Times New Roman" w:hAnsi="Times New Roman" w:cs="Calibri"/>
        </w:rPr>
        <w:t>EB</w:t>
      </w:r>
      <w:r>
        <w:rPr>
          <w:rFonts w:hint="eastAsia" w:ascii="Times New Roman" w:hAnsi="Times New Roman"/>
        </w:rPr>
        <w:t>家庭照护者在伤口护理过程中面临专业护理信息的缺失和操作困境。在居家伤口护理中，</w:t>
      </w:r>
      <w:r>
        <w:rPr>
          <w:rFonts w:ascii="Times New Roman" w:hAnsi="Times New Roman"/>
        </w:rPr>
        <w:t>EB患儿常同时存在新旧不一的水疱、创面与瘢痕挛缩，伤口类型多样且处理策略差异较大，增加护理负担与个体化调整的需求</w:t>
      </w:r>
      <w:r>
        <w:rPr>
          <w:rFonts w:ascii="Times New Roman" w:hAnsi="Times New Roman"/>
        </w:rPr>
        <w:fldChar w:fldCharType="begin"/>
      </w:r>
      <w:r>
        <w:rPr>
          <w:rFonts w:ascii="Times New Roman" w:hAnsi="Times New Roman"/>
        </w:rPr>
        <w:instrText xml:space="preserve"> ADDIN EN.CITE &lt;EndNote&gt;&lt;Cite&gt;&lt;Author&gt;Chateau&lt;/Author&gt;&lt;Year&gt;2023&lt;/Year&gt;&lt;RecNum&gt;75&lt;/RecNum&gt;&lt;DisplayText&gt;&lt;style face="superscript"&gt;[11]&lt;/style&gt;&lt;/DisplayText&gt;&lt;record&gt;&lt;rec-number&gt;75&lt;/rec-number&gt;&lt;foreign-keys&gt;&lt;key app="EN" db-id="eevsd0daa0p2tpezfxivaswbdt5rex52xdw5" timestamp="1737334256"&gt;75&lt;/key&gt;&lt;/foreign-keys&gt;&lt;ref-type name="Journal Article"&gt;17&lt;/ref-type&gt;&lt;contributors&gt;&lt;authors&gt;&lt;author&gt;Chateau, A. V.&lt;/author&gt;&lt;author&gt;Blackbeard, D.&lt;/author&gt;&lt;author&gt;Aldous, C.&lt;/author&gt;&lt;/authors&gt;&lt;/contributors&gt;&lt;auth-address&gt;Department of Dermatology, Grey&amp;apos;s Hospital, Pietermaritzburg, South Africa.&amp;#xD;University of KwaZulu-Natal, School of Clinical Medicine, Durban, South Africa.&amp;#xD;Department of Clinical Psychology, Grey&amp;apos;s Hospital, Pietermaritzburg, South Africa.&amp;#xD;Department of Psychiatry, School of Clinical Medicine, University of KwaZulu-Natal, Durban, South Africa.&lt;/auth-address&gt;&lt;titles&gt;&lt;title&gt;The impact of epidermolysis bullosa on the family and healthcare practitioners: a scoping review&lt;/title&gt;&lt;secondary-title&gt;Int J Dermatol&lt;/secondary-title&gt;&lt;/titles&gt;&lt;periodical&gt;&lt;full-title&gt;Int J Dermatol&lt;/full-title&gt;&lt;/periodical&gt;&lt;pages&gt;459-475&lt;/pages&gt;&lt;volume&gt;62&lt;/volume&gt;&lt;number&gt;4&lt;/number&gt;&lt;edition&gt;20220507&lt;/edition&gt;&lt;keywords&gt;&lt;keyword&gt;Child&lt;/keyword&gt;&lt;keyword&gt;Humans&lt;/keyword&gt;&lt;keyword&gt;*Epidermolysis Bullosa/therapy&lt;/keyword&gt;&lt;keyword&gt;Siblings&lt;/keyword&gt;&lt;keyword&gt;Health Personnel&lt;/keyword&gt;&lt;keyword&gt;Delivery of Health Care&lt;/keyword&gt;&lt;/keywords&gt;&lt;dates&gt;&lt;year&gt;2023&lt;/year&gt;&lt;pub-dates&gt;&lt;date&gt;Apr&lt;/date&gt;&lt;/pub-dates&gt;&lt;/dates&gt;&lt;isbn&gt;0011-9059&lt;/isbn&gt;&lt;accession-num&gt;35524482&lt;/accession-num&gt;&lt;urls&gt;&lt;/urls&gt;&lt;electronic-resource-num&gt;10.1111/ijd.16197&lt;/electronic-resource-num&gt;&lt;remote-database-provider&gt;NLM&lt;/remote-database-provider&gt;&lt;language&gt;eng&lt;/language&gt;&lt;/record&gt;&lt;/Cite&gt;&lt;/EndNote&gt;</w:instrText>
      </w:r>
      <w:r>
        <w:rPr>
          <w:rFonts w:ascii="Times New Roman" w:hAnsi="Times New Roman"/>
        </w:rPr>
        <w:fldChar w:fldCharType="separate"/>
      </w:r>
      <w:r>
        <w:rPr>
          <w:rFonts w:ascii="Times New Roman" w:hAnsi="Times New Roman"/>
          <w:vertAlign w:val="superscript"/>
        </w:rPr>
        <w:t>[11]</w:t>
      </w:r>
      <w:r>
        <w:rPr>
          <w:rFonts w:ascii="Times New Roman" w:hAnsi="Times New Roman"/>
        </w:rPr>
        <w:fldChar w:fldCharType="end"/>
      </w:r>
      <w:r>
        <w:rPr>
          <w:rFonts w:hint="eastAsia" w:ascii="Times New Roman" w:hAnsi="Times New Roman"/>
        </w:rPr>
        <w:t>。多数照护者在护理初期缺乏</w:t>
      </w:r>
      <w:r>
        <w:rPr>
          <w:rFonts w:hint="eastAsia" w:ascii="Times New Roman" w:hAnsi="Times New Roman"/>
          <w:highlight w:val="none"/>
        </w:rPr>
        <w:t>系统性的</w:t>
      </w:r>
      <w:r>
        <w:rPr>
          <w:rFonts w:hint="eastAsia" w:ascii="Times New Roman" w:hAnsi="Times New Roman"/>
        </w:rPr>
        <w:t>知识</w:t>
      </w:r>
      <w:r>
        <w:rPr>
          <w:rFonts w:hint="eastAsia" w:ascii="Times New Roman" w:hAnsi="Times New Roman"/>
          <w:highlight w:val="none"/>
        </w:rPr>
        <w:t>技能培训，</w:t>
      </w:r>
      <w:r>
        <w:rPr>
          <w:rFonts w:hint="eastAsia" w:ascii="Times New Roman" w:hAnsi="Times New Roman"/>
        </w:rPr>
        <w:t>往往需要反复尝试与经验积累，才能逐步建立相对稳定的照护模式，这一过程不仅耗费时间，也增加了经济与心理负担。研究指出，在罕见病家庭护理中，照护者普遍面临系统性指导资源获取受限的问题</w:t>
      </w:r>
      <w:r>
        <w:rPr>
          <w:rFonts w:ascii="Times New Roman" w:hAnsi="Times New Roman"/>
        </w:rPr>
        <w:fldChar w:fldCharType="begin">
          <w:fldData xml:space="preserve">PEVuZE5vdGU+PENpdGU+PEF1dGhvcj5Mb25nPC9BdXRob3I+PFllYXI+MjAyMjwvWWVhcj48UmVj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PEVuZE5vdGU+PENpdGU+PEF1dGhvcj5Mb25nPC9BdXRob3I+PFllYXI+MjAyMjwvWWVhcj48UmVj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[12]</w:t>
      </w:r>
      <w:r>
        <w:rPr>
          <w:rFonts w:ascii="Times New Roman" w:hAnsi="Times New Roman"/>
        </w:rPr>
        <w:fldChar w:fldCharType="end"/>
      </w:r>
      <w:r>
        <w:rPr>
          <w:rFonts w:hint="eastAsia" w:ascii="Times New Roman" w:hAnsi="Times New Roman"/>
        </w:rPr>
        <w:t>，这种知识缺失容易引发操作的不确定感及情绪困扰，进而影响照护行为的规范性与安全性</w:t>
      </w:r>
      <w:r>
        <w:rPr>
          <w:rFonts w:ascii="Times New Roman" w:hAnsi="Times New Roman"/>
        </w:rPr>
        <w:fldChar w:fldCharType="begin"/>
      </w:r>
      <w:r>
        <w:rPr>
          <w:rFonts w:hint="eastAsia" w:ascii="Times New Roman" w:hAnsi="Times New Roman"/>
        </w:rPr>
        <w:instrText xml:space="preserve"> ADDIN EN.CITE &lt;EndNote&gt;&lt;Cite&gt;&lt;Author&gt;吴妍霏&lt;/Author&gt;&lt;Year&gt;2025&lt;/Year&gt;&lt;RecNum&gt;34&lt;/RecNum&gt;&lt;DisplayText&gt;&lt;style face="superscript"&gt;[13]&lt;/style&gt;&lt;/DisplayText&gt;&lt;record&gt;&lt;rec-number&gt;34&lt;/rec-number&gt;&lt;foreign-keys&gt;&lt;key app="EN" db-id="sfsv0f996ztz0zet2vh5sfpzrzz05099xzff" timestamp="1751012506"&gt;34&lt;/key&gt;&lt;/foreign-keys&gt;&lt;ref-type name="Journal Article"&gt;17&lt;/ref-type&gt;&lt;contributors&gt;&lt;authors&gt;&lt;author&gt;吴妍霏&lt;/author&gt;&lt;author&gt;夏瑾&lt;/author&gt;&lt;author&gt;张佳巍&lt;/author&gt;&lt;author&gt;王思涵&lt;/author&gt;&lt;/authors&gt;&lt;/contributors&gt;&lt;auth-address&gt;重庆医科大学附属第二医院肝胆外科;南部县人民医院急诊科;&lt;/auth-address&gt;&lt;titles&gt;&lt;title&gt;原发性肝癌患者经济毒性体验的质性研究&lt;/title&gt;&lt;secondary-title&gt;护理学杂志&lt;/secondary-title&gt;&lt;/titles&gt;&lt;periodical&gt;&lt;full-title&gt;护理学杂志&lt;/full-title&gt;&lt;/periodical&gt;&lt;pages&gt;32-35&lt;/pages&gt;&lt;volume&gt;40&lt;/volume&gt;&lt;number&gt;11&lt;/number&gt;&lt;keywords&gt;&lt;keyword&gt;肝癌&lt;/keyword&gt;&lt;keyword&gt;经济毒性&lt;/keyword&gt;&lt;keyword&gt;社会生态系统理论&lt;/keyword&gt;&lt;keyword&gt;经济负担&lt;/keyword&gt;&lt;keyword&gt;身心应激&lt;/keyword&gt;&lt;keyword&gt;经济决策行为&lt;/keyword&gt;&lt;keyword&gt;质性研究&lt;/keyword&gt;&lt;keyword&gt;护理&lt;/keyword&gt;&lt;/keywords&gt;&lt;dates&gt;&lt;year&gt;2025&lt;/year&gt;&lt;/dates&gt;&lt;isbn&gt;1001-4152&lt;/isbn&gt;&lt;call-num&gt;42-1154/R&lt;/</w:instrText>
      </w:r>
      <w:r>
        <w:rPr>
          <w:rFonts w:ascii="Times New Roman" w:hAnsi="Times New Roman"/>
        </w:rPr>
        <w:instrText xml:space="preserve">call-num&gt;&lt;urls&gt;&lt;related-urls&gt;&lt;url&gt;https://kns.cnki.net/kcms2/article/abstract?v=qvsDeM7pbdmj5z5EOwb1m-1ADcuKVVnl2DSr6P3bNFlKNZ2RADHZAOyBlCzt5XSVD178bAq3J9gRuuSSDEzwsPdnxaaEF_ilTZpIpW8UXJWx-UQ9Pp-aGB77C5kg5gcQ505niaIKQR6F1S4GuR3YB5Fe8lOHTHm5rpOLAJkpiJCYJ9UCYt3zmRjWiNhEpLnC&amp;amp;uniplatform=NZKPT&amp;amp;language=CHS&lt;/url&gt;&lt;/related-urls&gt;&lt;/urls&gt;&lt;remote-database-provider&gt;Cnki&lt;/remote-database-provider&gt;&lt;/record&gt;&lt;/Cite&gt;&lt;/EndNote&gt;</w:instrText>
      </w:r>
      <w:r>
        <w:rPr>
          <w:rFonts w:ascii="Times New Roman" w:hAnsi="Times New Roman"/>
        </w:rPr>
        <w:fldChar w:fldCharType="separate"/>
      </w:r>
      <w:r>
        <w:rPr>
          <w:rFonts w:ascii="Times New Roman" w:hAnsi="Times New Roman"/>
          <w:vertAlign w:val="superscript"/>
        </w:rPr>
        <w:t>[13]</w:t>
      </w:r>
      <w:r>
        <w:rPr>
          <w:rFonts w:ascii="Times New Roman" w:hAnsi="Times New Roman"/>
        </w:rPr>
        <w:fldChar w:fldCharType="end"/>
      </w:r>
      <w:r>
        <w:rPr>
          <w:rFonts w:hint="eastAsia" w:ascii="Times New Roman" w:hAnsi="Times New Roman"/>
        </w:rPr>
        <w:t>。访谈发现，多数照护者表达出对专业指导的强烈需求，尤其是在伤口评估、敷料选择以及换药频次等护理环节。已有研究表明，为照护者提供实用且明确的信息支持，能有效提升其护理信心与自我效能感，缓解照护中的无力感与不安全感</w:t>
      </w:r>
      <w:r>
        <w:rPr>
          <w:rFonts w:ascii="Times New Roman" w:hAnsi="Times New Roman"/>
        </w:rPr>
        <w:fldChar w:fldCharType="begin">
          <w:fldData xml:space="preserve">PEVuZE5vdGU+PENpdGU+PEF1dGhvcj5DaGF0ZWF1PC9BdXRob3I+PFllYXI+MjAyNDwvWWVhcj48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PEVuZE5vdGU+PENpdGU+PEF1dGhvcj5DaGF0ZWF1PC9BdXRob3I+PFllYXI+MjAyNDwvWWVhcj48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[14]</w:t>
      </w:r>
      <w:r>
        <w:rPr>
          <w:rFonts w:ascii="Times New Roman" w:hAnsi="Times New Roman"/>
        </w:rPr>
        <w:fldChar w:fldCharType="end"/>
      </w:r>
      <w:r>
        <w:rPr>
          <w:rFonts w:hint="eastAsia" w:ascii="Times New Roman" w:hAnsi="Times New Roman"/>
        </w:rPr>
        <w:t>。因此，基于伤口护理原则的系统化的家庭培训方案，是提升</w:t>
      </w:r>
      <w:r>
        <w:rPr>
          <w:rFonts w:ascii="Times New Roman" w:hAnsi="Times New Roman"/>
        </w:rPr>
        <w:t>EB居家照护质量的重要方式。护理人员应在诊断早期介入，采用可视化教学内容如操作视频、分阶段指导手册、线下指导等，提升干预的可及性与持续性。在指导过程中</w:t>
      </w:r>
      <w:r>
        <w:rPr>
          <w:rFonts w:hint="eastAsia" w:ascii="Times New Roman" w:hAnsi="Times New Roman"/>
        </w:rPr>
        <w:t>还</w:t>
      </w:r>
      <w:r>
        <w:rPr>
          <w:rFonts w:ascii="Times New Roman" w:hAnsi="Times New Roman"/>
        </w:rPr>
        <w:t>应提供差异化、灵活调整的护理策略</w:t>
      </w:r>
      <w:r>
        <w:rPr>
          <w:rFonts w:hint="eastAsia" w:ascii="Times New Roman" w:hAnsi="Times New Roman"/>
        </w:rPr>
        <w:t>，</w:t>
      </w:r>
      <w:r>
        <w:rPr>
          <w:rFonts w:ascii="Times New Roman" w:hAnsi="Times New Roman"/>
        </w:rPr>
        <w:t xml:space="preserve">同时建议开发可自评的伤口监测工具或护理日志模板，帮助家庭科学管理伤口变化，提升护理决策的准确性与照护行为的规范性。 </w:t>
      </w:r>
    </w:p>
    <w:p w14:paraId="169C7AAC">
      <w:pPr>
        <w:rPr>
          <w:rFonts w:ascii="Times New Roman" w:hAnsi="Times New Roman"/>
        </w:rPr>
      </w:pPr>
      <w:r>
        <w:rPr>
          <w:rFonts w:ascii="Times New Roman" w:hAnsi="Times New Roman" w:cs="Calibri"/>
        </w:rPr>
        <w:t>3.2</w:t>
      </w:r>
      <w:r>
        <w:rPr>
          <w:rFonts w:hint="eastAsia" w:ascii="Times New Roman" w:hAnsi="Times New Roman" w:cs="Calibri"/>
        </w:rPr>
        <w:t>关注照护者负性情绪，提供心理干预指导</w:t>
      </w:r>
    </w:p>
    <w:p w14:paraId="0C1AE1B1">
      <w:pPr>
        <w:ind w:firstLine="420" w:firstLineChars="200"/>
        <w:rPr>
          <w:rFonts w:ascii="Times New Roman" w:hAnsi="Times New Roman"/>
        </w:rPr>
      </w:pPr>
      <w:r>
        <w:rPr>
          <w:rFonts w:hint="eastAsia" w:ascii="Times New Roman" w:hAnsi="Times New Roman"/>
        </w:rPr>
        <w:t>本研究显示，许多照护者在访谈中表达了焦虑、无力与内疚等负面情绪体验，尤其在面对患儿伤口反复、疼痛、换药失败或病情加重等情境时，易产生情绪低谷，甚至出现抑郁倾向。这一发现与既有研究相符，慢性病或罕见病照护者往往因持续性负担与不可控性而易感到心理困扰</w:t>
      </w:r>
      <w:r>
        <w:rPr>
          <w:rFonts w:ascii="Times New Roman" w:hAnsi="Times New Roman"/>
        </w:rPr>
        <w:fldChar w:fldCharType="begin"/>
      </w:r>
      <w:r>
        <w:rPr>
          <w:rFonts w:ascii="Times New Roman" w:hAnsi="Times New Roman"/>
        </w:rPr>
        <w:instrText xml:space="preserve"> ADDIN EN.CITE &lt;EndNote&gt;&lt;Cite&gt;&lt;Author&gt;Bruckner&lt;/Author&gt;&lt;Year&gt;2020&lt;/Year&gt;&lt;RecNum&gt;18&lt;/RecNum&gt;&lt;DisplayText&gt;&lt;style face="superscript"&gt;[15, 16]&lt;/style&gt;&lt;/DisplayText&gt;&lt;record&gt;&lt;rec-number&gt;18&lt;/rec-number&gt;&lt;foreign-keys&gt;&lt;key app="EN" db-id="sfsv0f996ztz0zet2vh5sfpzrzz05099xzff" timestamp="1751005761"&gt;18&lt;/key&gt;&lt;/foreign-keys&gt;&lt;ref-type name="Journal Article"&gt;17&lt;/ref-type&gt;&lt;contributors&gt;&lt;authors&gt;&lt;author&gt;Bruckner, Anna L&lt;/author&gt;&lt;author&gt;Losow, Michael&lt;/author&gt;&lt;author&gt;Wisk, Jayson&lt;/author&gt;&lt;author&gt;Patel, Nita&lt;/author&gt;&lt;author&gt;Reha, Allen&lt;/author&gt;&lt;author&gt;Lagast, Hjalmar&lt;/author&gt;&lt;author&gt;Gault, Jamie&lt;/author&gt;&lt;author&gt;Gershkowitz, Jayne&lt;/author&gt;&lt;author&gt;Kopelan, Brett&lt;/author&gt;&lt;author&gt;Hund, Michael&lt;/author&gt;&lt;/authors&gt;&lt;/contributors&gt;&lt;titles&gt;&lt;title&gt;The challenges of living with and managing epidermolysis bullosa: insights from patients and caregivers&lt;/title&gt;&lt;secondary-title&gt;Orphanet journal of rare diseases&lt;/secondary-title&gt;&lt;/titles&gt;&lt;periodical&gt;&lt;full-title&gt;Orphanet journal of rare diseases&lt;/full-title&gt;&lt;/periodical&gt;&lt;pages&gt;1-14&lt;/pages&gt;&lt;volume&gt;15&lt;/volume&gt;&lt;dates&gt;&lt;year&gt;2020&lt;/year&gt;&lt;/dates&gt;&lt;urls&gt;&lt;/urls&gt;&lt;/record&gt;&lt;/Cite&gt;&lt;Cite&gt;&lt;Author&gt;Ireland&lt;/Author&gt;&lt;Year&gt;2021&lt;/Year&gt;&lt;RecNum&gt;17&lt;/RecNum&gt;&lt;record&gt;&lt;rec-number&gt;17&lt;/rec-number&gt;&lt;foreign-keys&gt;&lt;key app="EN" db-id="sfsv0f996ztz0zet2vh5sfpzrzz05099xzff" timestamp="1751005722"&gt;17&lt;/key&gt;&lt;/foreign-keys&gt;&lt;ref-type name="Journal Article"&gt;17&lt;/ref-type&gt;&lt;contributors&gt;&lt;authors&gt;&lt;author&gt;Ireland, Colin J&lt;/author&gt;&lt;author&gt;Pelentsov, Lemuel J&lt;/author&gt;&lt;author&gt;Kopecki, Zlatko&lt;/author&gt;&lt;/authors&gt;&lt;/contributors&gt;&lt;titles&gt;&lt;title&gt;Caring for a child with Epidermolysis Bullosa: a scoping review on the family impacts and support needs&lt;/title&gt;&lt;secondary-title&gt;Wound Practice &amp;amp; Research: Journal of the Australian Wound Management Association&lt;/secondary-title&gt;&lt;/titles&gt;&lt;periodical&gt;&lt;full-title&gt;Wound Practice &amp;amp; Research: Journal of the Australian Wound Management Association&lt;/full-title&gt;&lt;/periodical&gt;&lt;pages&gt;86-97&lt;/pages&gt;&lt;volume&gt;29&lt;/volume&gt;&lt;number&gt;2&lt;/number&gt;&lt;dates&gt;&lt;year&gt;2021&lt;/year&gt;&lt;/dates&gt;&lt;isbn&gt;1837-6304&lt;/isbn&gt;&lt;urls&gt;&lt;/urls&gt;&lt;/record&gt;&lt;/Cite&gt;&lt;/EndNote&gt;</w:instrText>
      </w:r>
      <w:r>
        <w:rPr>
          <w:rFonts w:ascii="Times New Roman" w:hAnsi="Times New Roman"/>
        </w:rPr>
        <w:fldChar w:fldCharType="separate"/>
      </w:r>
      <w:r>
        <w:rPr>
          <w:rFonts w:ascii="Times New Roman" w:hAnsi="Times New Roman"/>
          <w:vertAlign w:val="superscript"/>
        </w:rPr>
        <w:t>[15, 16]</w:t>
      </w:r>
      <w:r>
        <w:rPr>
          <w:rFonts w:ascii="Times New Roman" w:hAnsi="Times New Roman"/>
        </w:rPr>
        <w:fldChar w:fldCharType="end"/>
      </w:r>
      <w:r>
        <w:rPr>
          <w:rFonts w:hint="eastAsia" w:ascii="Times New Roman" w:hAnsi="Times New Roman"/>
        </w:rPr>
        <w:t>。部分照护者将患儿的病痛归因于自身遗传，或将伤口感染、病情进展视为照护不当所致，从而加重内疚和自责。这种持续的心理负担不仅降低照护者的自我效能感，还可能影响照护质量与家庭关系稳定性</w: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[17]</w:t>
      </w:r>
      <w:r>
        <w:rPr>
          <w:rFonts w:ascii="Times New Roman" w:hAnsi="Times New Roman"/>
        </w:rPr>
        <w:fldChar w:fldCharType="end"/>
      </w:r>
      <w:r>
        <w:rPr>
          <w:rFonts w:hint="eastAsia" w:ascii="Times New Roman" w:hAnsi="Times New Roman"/>
        </w:rPr>
        <w:t>。既有研究将这类照护者称为“继发患儿”或“隐性患儿”，应该得到医护人员更多的支持与指导</w:t>
      </w:r>
      <w:r>
        <w:rPr>
          <w:rFonts w:ascii="Times New Roman" w:hAnsi="Times New Roman"/>
        </w:rPr>
        <w:fldChar w:fldCharType="begin"/>
      </w:r>
      <w:r>
        <w:rPr>
          <w:rFonts w:ascii="Times New Roman" w:hAnsi="Times New Roman"/>
        </w:rPr>
        <w:instrText xml:space="preserve"> ADDIN EN.CITE &lt;EndNote&gt;&lt;Cite&gt;&lt;Author&gt;Holliday&lt;/Author&gt;&lt;Year&gt;2022&lt;/Year&gt;&lt;RecNum&gt;22&lt;/RecNum&gt;&lt;DisplayText&gt;&lt;style face="superscript"&gt;[18]&lt;/style&gt;&lt;/DisplayText&gt;&lt;record&gt;&lt;rec-number&gt;22&lt;/rec-number&gt;&lt;foreign-keys&gt;&lt;key app="EN" db-id="sfsv0f996ztz0zet2vh5sfpzrzz05099xzff" timestamp="1751006012"&gt;22&lt;/key&gt;&lt;/foreign-keys&gt;&lt;ref-type name="Journal Article"&gt;17&lt;/ref-type&gt;&lt;contributors&gt;&lt;authors&gt;&lt;author&gt;Holliday, Alison M&lt;/author&gt;&lt;author&gt;Quinlan, Claire M&lt;/author&gt;&lt;author&gt;Schwartz, Andrea Wershof&lt;/author&gt;&lt;/authors&gt;&lt;/contributors&gt;&lt;titles&gt;&lt;title&gt;The hidden patient: the CARE framework to care for caregivers&lt;/title&gt;&lt;secondary-title&gt;Journal of Family Medicine and Primary Care&lt;/secondary-title&gt;&lt;/titles&gt;&lt;periodical&gt;&lt;full-title&gt;Journal of Family Medicine and Primary Care&lt;/full-title&gt;&lt;/periodical&gt;&lt;pages&gt;5-9&lt;/pages&gt;&lt;volume&gt;11&lt;/volume&gt;&lt;number&gt;1&lt;/number&gt;&lt;dates&gt;&lt;year&gt;2022&lt;/year&gt;&lt;/dates&gt;&lt;isbn&gt;2249-4863&lt;/isbn&gt;&lt;urls&gt;&lt;/urls&gt;&lt;/record&gt;&lt;/Cite&gt;&lt;/EndNote&gt;</w:instrText>
      </w:r>
      <w:r>
        <w:rPr>
          <w:rFonts w:ascii="Times New Roman" w:hAnsi="Times New Roman"/>
        </w:rPr>
        <w:fldChar w:fldCharType="separate"/>
      </w:r>
      <w:r>
        <w:rPr>
          <w:rFonts w:ascii="Times New Roman" w:hAnsi="Times New Roman"/>
          <w:vertAlign w:val="superscript"/>
        </w:rPr>
        <w:t>[18]</w:t>
      </w:r>
      <w:r>
        <w:rPr>
          <w:rFonts w:ascii="Times New Roman" w:hAnsi="Times New Roman"/>
        </w:rPr>
        <w:fldChar w:fldCharType="end"/>
      </w:r>
      <w:r>
        <w:rPr>
          <w:rFonts w:hint="eastAsia" w:ascii="Times New Roman" w:hAnsi="Times New Roman"/>
        </w:rPr>
        <w:t>。此外，社会对</w:t>
      </w:r>
      <w:r>
        <w:rPr>
          <w:rFonts w:ascii="Times New Roman" w:hAnsi="Times New Roman" w:cs="Calibri"/>
        </w:rPr>
        <w:t>EB</w:t>
      </w:r>
      <w:r>
        <w:rPr>
          <w:rFonts w:hint="eastAsia" w:ascii="Times New Roman" w:hAnsi="Times New Roman"/>
        </w:rPr>
        <w:t>认知度较低，</w:t>
      </w:r>
      <w:r>
        <w:rPr>
          <w:rFonts w:hint="eastAsia" w:ascii="Times New Roman" w:hAnsi="Times New Roman"/>
          <w:highlight w:val="none"/>
        </w:rPr>
        <w:t>因担忧</w:t>
      </w:r>
      <w:r>
        <w:rPr>
          <w:rFonts w:hint="eastAsia" w:ascii="Times New Roman" w:hAnsi="Times New Roman"/>
        </w:rPr>
        <w:t>患儿在上学过程中常遭排斥，照护者被迫对病情选择性隐瞒，进一步加重了其心理负担</w:t>
      </w:r>
      <w:r>
        <w:rPr>
          <w:rFonts w:ascii="Times New Roman" w:hAnsi="Times New Roman"/>
        </w:rPr>
        <w:fldChar w:fldCharType="begin"/>
      </w:r>
      <w:r>
        <w:rPr>
          <w:rFonts w:ascii="Times New Roman" w:hAnsi="Times New Roman"/>
        </w:rPr>
        <w:instrText xml:space="preserve"> ADDIN EN.CITE &lt;EndNote&gt;&lt;Cite&gt;&lt;Author&gt;Lucky&lt;/Author&gt;&lt;Year&gt;2021&lt;/Year&gt;&lt;RecNum&gt;28&lt;/RecNum&gt;&lt;DisplayText&gt;&lt;style face="superscript"&gt;[19]&lt;/style&gt;&lt;/DisplayText&gt;&lt;record&gt;&lt;rec-number&gt;28&lt;/rec-number&gt;&lt;foreign-keys&gt;&lt;key app="EN" db-id="sfsv0f996ztz0zet2vh5sfpzrzz05099xzff" timestamp="1751006391"&gt;28&lt;/key&gt;&lt;/foreign-keys&gt;&lt;ref-type name="Journal Article"&gt;17&lt;/ref-type&gt;&lt;contributors&gt;&lt;authors&gt;&lt;author&gt;Lucky, A. W.&lt;/author&gt;&lt;author&gt;Whalen, J.&lt;/author&gt;&lt;author&gt;Rowe, S.&lt;/author&gt;&lt;author&gt;Marathe, K. S.&lt;/author&gt;&lt;author&gt;Gorell, E.&lt;/author&gt;&lt;/authors&gt;&lt;/contributors&gt;&lt;auth-address&gt;Cincinnati Children&amp;apos;s Epidermolysis Bullosa (EB) Center, Division of Dermatology, Cincinnati Children&amp;apos;s Hospital, Cincinnati, OH.&amp;#xD;Department of Dermatology, University of Cincinnati College of Medicine, Cincinnati, OH.&lt;/auth-address&gt;&lt;titles&gt;&lt;title&gt;Diagnosis and Care of the Newborn with Epidermolysis Bullosa&lt;/title&gt;&lt;secondary-title&gt;Neoreviews&lt;/secondary-title&gt;&lt;/titles&gt;&lt;periodical&gt;&lt;full-title&gt;Neoreviews&lt;/full-title&gt;&lt;/periodical&gt;&lt;pages&gt;e438-e451&lt;/pages&gt;&lt;volume&gt;22&lt;/volume&gt;&lt;number&gt;7&lt;/number&gt;&lt;edition&gt;20210701&lt;/edition&gt;&lt;keywords&gt;&lt;keyword&gt;Biopsy&lt;/keyword&gt;&lt;keyword&gt;*Epidermolysis Bullosa/diagnosis/genetics/therapy&lt;/keyword&gt;&lt;keyword&gt;Fluorescent Antibody Technique&lt;/keyword&gt;&lt;keyword&gt;Humans&lt;/keyword&gt;&lt;keyword&gt;Infant, Newborn&lt;/keyword&gt;&lt;keyword&gt;Skin&lt;/keyword&gt;&lt;/keywords&gt;&lt;dates&gt;&lt;year&gt;2021&lt;/year&gt;&lt;pub-dates&gt;&lt;date&gt;Jul&lt;/date&gt;&lt;/pub-dates&gt;&lt;/dates&gt;&lt;isbn&gt;1526-9906&lt;/isbn&gt;&lt;accession-num&gt;34210808&lt;/accession-num&gt;&lt;urls&gt;&lt;/urls&gt;&lt;electronic-resource-num&gt;10.1542/neo.22-7-e438&lt;/electronic-resource-num&gt;&lt;remote-database-provider&gt;NLM&lt;/remote-database-provider&gt;&lt;language&gt;eng&lt;/language&gt;&lt;/record&gt;&lt;/Cite&gt;&lt;/EndNote&gt;</w:instrText>
      </w:r>
      <w:r>
        <w:rPr>
          <w:rFonts w:ascii="Times New Roman" w:hAnsi="Times New Roman"/>
        </w:rPr>
        <w:fldChar w:fldCharType="separate"/>
      </w:r>
      <w:r>
        <w:rPr>
          <w:rFonts w:ascii="Times New Roman" w:hAnsi="Times New Roman"/>
          <w:vertAlign w:val="superscript"/>
        </w:rPr>
        <w:t>[19]</w:t>
      </w:r>
      <w:r>
        <w:rPr>
          <w:rFonts w:ascii="Times New Roman" w:hAnsi="Times New Roman"/>
        </w:rPr>
        <w:fldChar w:fldCharType="end"/>
      </w:r>
      <w:r>
        <w:rPr>
          <w:rFonts w:hint="eastAsia" w:ascii="Times New Roman" w:hAnsi="Times New Roman"/>
        </w:rPr>
        <w:t>。这种方式会加剧社交回避，进一步放大情绪问题</w:t>
      </w:r>
      <w:r>
        <w:rPr>
          <w:rFonts w:ascii="Times New Roman" w:hAnsi="Times New Roman"/>
        </w:rPr>
        <w:fldChar w:fldCharType="begin"/>
      </w:r>
      <w:r>
        <w:rPr>
          <w:rFonts w:ascii="Times New Roman" w:hAnsi="Times New Roman"/>
        </w:rPr>
        <w:instrText xml:space="preserve"> ADDIN EN.CITE &lt;EndNote&gt;&lt;Cite&gt;&lt;Author&gt;Chateau&lt;/Author&gt;&lt;Year&gt;2023&lt;/Year&gt;&lt;RecNum&gt;24&lt;/RecNum&gt;&lt;DisplayText&gt;&lt;style face="superscript"&gt;[20]&lt;/style&gt;&lt;/DisplayText&gt;&lt;record&gt;&lt;rec-number&gt;24&lt;/rec-number&gt;&lt;foreign-keys&gt;&lt;key app="EN" db-id="sfsv0f996ztz0zet2vh5sfpzrzz05099xzff" timestamp="1751006069"&gt;24&lt;/key&gt;&lt;/foreign-keys&gt;&lt;ref-type name="Journal Article"&gt;17&lt;/ref-type&gt;&lt;contributors&gt;&lt;authors&gt;&lt;author&gt;Chateau, Antoinette V&lt;/author&gt;&lt;author&gt;Gqaleni, Nceba&lt;/author&gt;&lt;author&gt;Aldous, Colleen&lt;/author&gt;&lt;author&gt;Dlova, Ncoza&lt;/author&gt;&lt;author&gt;Blackbeard, David&lt;/author&gt;&lt;/authors&gt;&lt;/contributors&gt;&lt;titles&gt;&lt;title&gt;A qualitative study on traditional healers’ perceptions and management of epidermolysis bullosa&lt;/title&gt;&lt;secondary-title&gt;Health SA Gesondheid&lt;/secondary-title&gt;&lt;/titles&gt;&lt;periodical&gt;&lt;full-title&gt;Health SA Gesondheid&lt;/full-title&gt;&lt;/periodical&gt;&lt;volume&gt;28&lt;/volume&gt;&lt;number&gt;1&lt;/number&gt;&lt;dates&gt;&lt;year&gt;2023&lt;/year&gt;&lt;/dates&gt;&lt;isbn&gt;2071-9736&lt;/isbn&gt;&lt;urls&gt;&lt;/urls&gt;&lt;/record&gt;&lt;/Cite&gt;&lt;/EndNote&gt;</w:instrText>
      </w:r>
      <w:r>
        <w:rPr>
          <w:rFonts w:ascii="Times New Roman" w:hAnsi="Times New Roman"/>
        </w:rPr>
        <w:fldChar w:fldCharType="separate"/>
      </w:r>
      <w:r>
        <w:rPr>
          <w:rFonts w:ascii="Times New Roman" w:hAnsi="Times New Roman"/>
          <w:vertAlign w:val="superscript"/>
        </w:rPr>
        <w:t>[20]</w:t>
      </w:r>
      <w:r>
        <w:rPr>
          <w:rFonts w:ascii="Times New Roman" w:hAnsi="Times New Roman"/>
        </w:rPr>
        <w:fldChar w:fldCharType="end"/>
      </w:r>
      <w:r>
        <w:rPr>
          <w:rFonts w:hint="eastAsia" w:ascii="Times New Roman" w:hAnsi="Times New Roman"/>
        </w:rPr>
        <w:t>。尽管情绪困境普遍存在，本研究也发现多数照护者展现出较强的心理韧性。他们将责任与情感作为支撑其照护行为的核心动力。研究显示，稳定的亲子关系有助于缓解部分照护压力，进而增强其照护行为的持续性与积极性</w:t>
      </w:r>
      <w:r>
        <w:rPr>
          <w:rFonts w:ascii="Times New Roman" w:hAnsi="Times New Roman"/>
        </w:rPr>
        <w:fldChar w:fldCharType="begin">
          <w:fldData xml:space="preserve">PEVuZE5vdGU+PENpdGU+PEF1dGhvcj5UYW5nPC9BdXRob3I+PFllYXI+MjAyMzwvWWVhcj48UmVj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PEVuZE5vdGU+PENpdGU+PEF1dGhvcj5UYW5nPC9BdXRob3I+PFllYXI+MjAyMzwvWWVhcj48UmVj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[21]</w:t>
      </w:r>
      <w:r>
        <w:rPr>
          <w:rFonts w:ascii="Times New Roman" w:hAnsi="Times New Roman"/>
        </w:rPr>
        <w:fldChar w:fldCharType="end"/>
      </w:r>
      <w:r>
        <w:rPr>
          <w:rFonts w:hint="eastAsia" w:ascii="Times New Roman" w:hAnsi="Times New Roman"/>
        </w:rPr>
        <w:t>。同时，部分照护者在长期照护过程中逐步发展出主动学习与自我调节的能力，体现出一定程度的自我赋能倾向</w:t>
      </w:r>
      <w:r>
        <w:rPr>
          <w:rFonts w:ascii="Times New Roman" w:hAnsi="Times New Roman"/>
        </w:rPr>
        <w:fldChar w:fldCharType="begin"/>
      </w:r>
      <w:r>
        <w:rPr>
          <w:rFonts w:hint="eastAsia" w:ascii="Times New Roman" w:hAnsi="Times New Roman"/>
        </w:rPr>
        <w:instrText xml:space="preserve"> ADDIN EN.CITE &lt;EndNote&gt;&lt;Cite&gt;&lt;Author&gt;谢丽&lt;/Author&gt;&lt;Year&gt;2022&lt;/Year&gt;&lt;RecNum&gt;41&lt;/RecNum&gt;&lt;DisplayText&gt;&lt;style face="superscript"&gt;[22]&lt;/style&gt;&lt;/DisplayText&gt;&lt;record&gt;&lt;rec-number&gt;41&lt;/rec-number&gt;&lt;foreign-keys&gt;&lt;key app="EN" db-id="sfsv0f996ztz0zet2vh5sfpzrzz05099xzff" timestamp="1751539946"&gt;41&lt;/key&gt;&lt;/foreign-keys&gt;&lt;ref-type name="Journal Article"&gt;17&lt;/ref-type&gt;&lt;contributors&gt;&lt;authors&gt;&lt;author&gt;谢丽&lt;/author&gt;&lt;author&gt;朱丹&lt;/author&gt;&lt;author&gt;程丽丽&lt;/author&gt;&lt;author&gt;李碧稳&lt;/author&gt;&lt;author&gt;李虹霖&lt;/author&gt;&lt;/authors&gt;&lt;/contributors&gt;&lt;titles&gt;&lt;title&gt;赋能教育方案在先天性巨结肠肠造口患儿照护者中的应用&lt;/title&gt;&lt;secondary-title&gt;中国护理管理&lt;/secondary-title&gt;&lt;/titles&gt;&lt;periodical&gt;&lt;full-title&gt;中国护理管理&lt;/full-title&gt;&lt;/periodical&gt;&lt;pages&gt;022&lt;/pages&gt;&lt;number&gt;008&lt;/number&gt;&lt;dates&gt;&lt;year&gt;2022&lt;/year&gt;&lt;/dates&gt;&lt;urls&gt;&lt;/urls&gt;&lt;/record&gt;&lt;/Cite&gt;&lt;/EndNote&gt;</w:instrText>
      </w:r>
      <w:r>
        <w:rPr>
          <w:rFonts w:ascii="Times New Roman" w:hAnsi="Times New Roman"/>
        </w:rPr>
        <w:fldChar w:fldCharType="separate"/>
      </w:r>
      <w:r>
        <w:rPr>
          <w:rFonts w:ascii="Times New Roman" w:hAnsi="Times New Roman"/>
          <w:vertAlign w:val="superscript"/>
        </w:rPr>
        <w:t>[22]</w:t>
      </w:r>
      <w:r>
        <w:rPr>
          <w:rFonts w:ascii="Times New Roman" w:hAnsi="Times New Roman"/>
        </w:rPr>
        <w:fldChar w:fldCharType="end"/>
      </w:r>
      <w:r>
        <w:rPr>
          <w:rFonts w:hint="eastAsia" w:ascii="Times New Roman" w:hAnsi="Times New Roman"/>
        </w:rPr>
        <w:t>。因此，临床护理人员应重视照护者的心理状态，积极引导照护者参与</w:t>
      </w:r>
      <w:r>
        <w:rPr>
          <w:rFonts w:ascii="Times New Roman" w:hAnsi="Times New Roman" w:cs="Calibri"/>
        </w:rPr>
        <w:t>EB</w:t>
      </w:r>
      <w:r>
        <w:rPr>
          <w:rFonts w:hint="eastAsia" w:ascii="Times New Roman" w:hAnsi="Times New Roman"/>
        </w:rPr>
        <w:t>患儿家属互助群体，通过与有相似经历者交流来减轻照护压力，获得实用经验与情感慰藉，增强社会支持感及归属感</w: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 </w:instrText>
      </w:r>
      <w:r>
        <w:rPr>
          <w:rFonts w:ascii="Times New Roman" w:hAnsi="Times New Roman"/>
        </w:rPr>
        <w:fldChar w:fldCharType="begin">
          <w:fldData xml:space="preserve">PEVuZE5vdGU+PENpdGU+PEF1dGhvcj5IYW48L0F1dGhvcj48WWVhcj4yMDIzPC9ZZWFyPjxSZWNO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</w:fldData>
        </w:fldChar>
      </w:r>
      <w:r>
        <w:rPr>
          <w:rFonts w:ascii="Times New Roman" w:hAnsi="Times New Roman"/>
        </w:rPr>
        <w:instrText xml:space="preserve"> ADDIN EN.CITE.DATA </w:instrText>
      </w:r>
      <w:r>
        <w:rPr>
          <w:rFonts w:ascii="Times New Roman" w:hAnsi="Times New Roman"/>
        </w:rPr>
        <w:fldChar w:fldCharType="end"/>
      </w:r>
      <w:r>
        <w:rPr>
          <w:rFonts w:ascii="Times New Roman" w:hAnsi="Times New Roman"/>
        </w:rPr>
        <w:fldChar w:fldCharType="separate"/>
      </w:r>
      <w:r>
        <w:rPr>
          <w:rFonts w:ascii="Times New Roman" w:hAnsi="Times New Roman"/>
          <w:vertAlign w:val="superscript"/>
        </w:rPr>
        <w:t>[17]</w:t>
      </w:r>
      <w:r>
        <w:rPr>
          <w:rFonts w:ascii="Times New Roman" w:hAnsi="Times New Roman"/>
        </w:rPr>
        <w:fldChar w:fldCharType="end"/>
      </w:r>
      <w:r>
        <w:rPr>
          <w:rFonts w:hint="eastAsia" w:ascii="Times New Roman" w:hAnsi="Times New Roman"/>
        </w:rPr>
        <w:t>。同时，建议医疗机构联合患儿组织，建立家庭照护导师，由具备实际经验的照护者或经培训的人员担任，为新确诊家庭提供护理指导与心理疏导，增强长期居家照护的信心与能力。</w:t>
      </w:r>
      <w:r>
        <w:rPr>
          <w:rFonts w:ascii="Times New Roman" w:hAnsi="Times New Roman"/>
        </w:rPr>
        <w:t xml:space="preserve"> </w:t>
      </w:r>
    </w:p>
    <w:p w14:paraId="7E510888">
      <w:pPr>
        <w:rPr>
          <w:rFonts w:ascii="Times New Roman" w:hAnsi="Times New Roman"/>
        </w:rPr>
      </w:pPr>
      <w:r>
        <w:rPr>
          <w:rFonts w:ascii="Times New Roman" w:hAnsi="Times New Roman" w:cs="Calibri"/>
        </w:rPr>
        <w:t>3.3</w:t>
      </w:r>
      <w:r>
        <w:rPr>
          <w:rFonts w:hint="eastAsia" w:ascii="Times New Roman" w:hAnsi="Times New Roman" w:cs="Calibri"/>
        </w:rPr>
        <w:t>提供有效的社会支持，减轻照顾负荷</w:t>
      </w:r>
    </w:p>
    <w:p w14:paraId="05C14352">
      <w:pPr>
        <w:ind w:firstLine="420" w:firstLineChars="200"/>
        <w:rPr>
          <w:rFonts w:ascii="Times New Roman" w:hAnsi="Times New Roman"/>
          <w:highlight w:val="yellow"/>
        </w:rPr>
      </w:pPr>
      <w:r>
        <w:rPr>
          <w:rFonts w:hint="eastAsia" w:ascii="Times New Roman" w:hAnsi="Times New Roman"/>
        </w:rPr>
        <w:t>本研究发现，</w:t>
      </w:r>
      <w:r>
        <w:rPr>
          <w:rFonts w:hint="eastAsia" w:ascii="Times New Roman" w:hAnsi="Times New Roman"/>
          <w:highlight w:val="none"/>
        </w:rPr>
        <w:t>部分家庭呈现出一定程度的性别角色分工，</w:t>
      </w:r>
      <w:r>
        <w:rPr>
          <w:rFonts w:hint="eastAsia" w:ascii="Times New Roman" w:hAnsi="Times New Roman"/>
        </w:rPr>
        <w:t>由母亲承担主要照护责任，而父亲参与</w:t>
      </w:r>
      <w:r>
        <w:rPr>
          <w:rFonts w:hint="eastAsia" w:ascii="Times New Roman" w:hAnsi="Times New Roman"/>
          <w:highlight w:val="none"/>
        </w:rPr>
        <w:t>有限</w:t>
      </w:r>
      <w:r>
        <w:rPr>
          <w:rFonts w:hint="eastAsia" w:ascii="Times New Roman" w:hAnsi="Times New Roman"/>
        </w:rPr>
        <w:t>，由此导致女性照护者在长期护理过程中承受了更大的身心压力，并可能面临较高的情绪负荷</w:t>
      </w:r>
      <w:r>
        <w:rPr>
          <w:rFonts w:ascii="Times New Roman" w:hAnsi="Times New Roman"/>
        </w:rPr>
        <w:fldChar w:fldCharType="begin"/>
      </w:r>
      <w:r>
        <w:rPr>
          <w:rFonts w:ascii="Times New Roman" w:hAnsi="Times New Roman"/>
        </w:rPr>
        <w:instrText xml:space="preserve"> ADDIN EN.CITE &lt;EndNote&gt;&lt;Cite&gt;&lt;Author&gt;El Hachem&lt;/Author&gt;&lt;Year&gt;2014&lt;/Year&gt;&lt;RecNum&gt;99&lt;/RecNum&gt;&lt;DisplayText&gt;&lt;style face="superscript"&gt;[23]&lt;/style&gt;&lt;/DisplayText&gt;&lt;record&gt;&lt;rec-number&gt;99&lt;/rec-number&gt;&lt;foreign-keys&gt;&lt;key app="EN" db-id="eevsd0daa0p2tpezfxivaswbdt5rex52xdw5" timestamp="1737334256"&gt;99&lt;/key&gt;&lt;/foreign-keys&gt;&lt;ref-type name="Journal Article"&gt;17&lt;/ref-type&gt;&lt;contributors&gt;&lt;authors&gt;&lt;author&gt;El Hachem, M.&lt;/author&gt;&lt;author&gt;Zambruno, G.&lt;/author&gt;&lt;author&gt;Bourdon-Lanoy, E.&lt;/author&gt;&lt;author&gt;Ciasulli, A.&lt;/author&gt;&lt;author&gt;Buisson, C.&lt;/author&gt;&lt;author&gt;Hadj-Rabia, S.&lt;/author&gt;&lt;author&gt;Diociaiuti, A.&lt;/author&gt;&lt;author&gt;Gouveia, C. F.&lt;/author&gt;&lt;author&gt;Hernández-Martín, A.&lt;/author&gt;&lt;author&gt;de Lucas Laguna, R.&lt;/author&gt;&lt;author&gt;Dolenc-Voljč, M.&lt;/author&gt;&lt;author&gt;Tadini, G.&lt;/author&gt;&lt;author&gt;Salvatori, G.&lt;/author&gt;&lt;author&gt;De Ranieri, C.&lt;/author&gt;&lt;author&gt;Leclerc-Mercier, S.&lt;/author&gt;&lt;author&gt;Bodemer, C.&lt;/author&gt;&lt;/authors&gt;&lt;/contributors&gt;&lt;auth-address&gt;Dermatology Unit, Bambino Gesù Children&amp;apos;s Hospital, IRCCS, Piazza S, Onofrio, 4, 00165 Rome, Italy. may.elhachem@opbg.net.&lt;/auth-address&gt;&lt;titles&gt;&lt;title&gt;Multicentre consensus recommendations for skin care in inherited epidermolysis bullosa&lt;/title&gt;&lt;secondary-title&gt;Orphanet J Rare Dis&lt;/secondary-title&gt;&lt;/titles&gt;&lt;periodical&gt;&lt;full-title&gt;Orphanet J Rare Dis&lt;/full-title&gt;&lt;/periodical&gt;&lt;pages&gt;76&lt;/pages&gt;&lt;volume&gt;9&lt;/volume&gt;&lt;edition&gt;20140520&lt;/edition&gt;&lt;keywords&gt;&lt;keyword&gt;*Consensus&lt;/keyword&gt;&lt;keyword&gt;Epidermolysis Bullosa/genetics/physiopathology/*therapy&lt;/keyword&gt;&lt;keyword&gt;Humans&lt;/keyword&gt;&lt;keyword&gt;Skin/*physiopathology&lt;/keyword&gt;&lt;/keywords&gt;&lt;dates&gt;&lt;year&gt;2014&lt;/year&gt;&lt;pub-dates&gt;&lt;date&gt;May 20&lt;/date&gt;&lt;/pub-dates&gt;&lt;/dates&gt;&lt;isbn&gt;1750-1172&lt;/isbn&gt;&lt;accession-num&gt;24884811&lt;/accession-num&gt;&lt;urls&gt;&lt;/urls&gt;&lt;custom2&gt;PMC4110526&lt;/custom2&gt;&lt;electronic-resource-num&gt;10.1186/1750-1172-9-76&lt;/electronic-resource-num&gt;&lt;remote-database-provider&gt;NLM&lt;/remote-database-provider&gt;&lt;language&gt;eng&lt;/language&gt;&lt;/record&gt;&lt;/Cite&gt;&lt;/EndNote&gt;</w:instrText>
      </w:r>
      <w:r>
        <w:rPr>
          <w:rFonts w:ascii="Times New Roman" w:hAnsi="Times New Roman"/>
        </w:rPr>
        <w:fldChar w:fldCharType="separate"/>
      </w:r>
      <w:r>
        <w:rPr>
          <w:rFonts w:ascii="Times New Roman" w:hAnsi="Times New Roman"/>
          <w:vertAlign w:val="superscript"/>
        </w:rPr>
        <w:t>[23]</w:t>
      </w:r>
      <w:r>
        <w:rPr>
          <w:rFonts w:ascii="Times New Roman" w:hAnsi="Times New Roman"/>
        </w:rPr>
        <w:fldChar w:fldCharType="end"/>
      </w:r>
      <w:r>
        <w:rPr>
          <w:rFonts w:hint="eastAsia" w:ascii="Times New Roman" w:hAnsi="Times New Roman"/>
        </w:rPr>
        <w:t>。研究显示，照护罕见病需要以家庭为单位的护理来缓解长期照护所带来的身心压力，提升家庭整体照护能力与可持续性</w:t>
      </w:r>
      <w:r>
        <w:rPr>
          <w:rFonts w:ascii="Times New Roman" w:hAnsi="Times New Roman"/>
        </w:rPr>
        <w:fldChar w:fldCharType="begin"/>
      </w:r>
      <w:r>
        <w:rPr>
          <w:rFonts w:ascii="Times New Roman" w:hAnsi="Times New Roman"/>
        </w:rPr>
        <w:instrText xml:space="preserve"> ADDIN EN.CITE &lt;EndNote&gt;&lt;Cite&gt;&lt;Author&gt;Williams&lt;/Author&gt;&lt;Year&gt;2011&lt;/Year&gt;&lt;RecNum&gt;26&lt;/RecNum&gt;&lt;DisplayText&gt;&lt;style face="superscript"&gt;[24]&lt;/style&gt;&lt;/DisplayText&gt;&lt;record&gt;&lt;rec-number&gt;26&lt;/rec-number&gt;&lt;foreign-keys&gt;&lt;key app="EN" db-id="sfsv0f996ztz0zet2vh5sfpzrzz05099xzff" timestamp="1751006179"&gt;26&lt;/key&gt;&lt;/foreign-keys&gt;&lt;ref-type name="Journal Article"&gt;17&lt;/ref-type&gt;&lt;contributors&gt;&lt;authors&gt;&lt;author&gt;Williams, E Felicity&lt;/author&gt;&lt;author&gt;Gannon, Kenneth&lt;/author&gt;&lt;author&gt;Soon, Kristina&lt;/author&gt;&lt;/authors&gt;&lt;/contributors&gt;&lt;titles&gt;&lt;title&gt;The experiences of young people with epidermolysis bullosa simplex: a qualitative study&lt;/title&gt;&lt;secondary-title&gt;Journal of health psychology&lt;/secondary-title&gt;&lt;/titles&gt;&lt;periodical&gt;&lt;full-title&gt;Journal of health psychology&lt;/full-title&gt;&lt;/periodical&gt;&lt;pages&gt;701-710&lt;/pages&gt;&lt;volume&gt;16&lt;/volume&gt;&lt;number&gt;5&lt;/number&gt;&lt;dates&gt;&lt;year&gt;2011&lt;/year&gt;&lt;/dates&gt;&lt;isbn&gt;1359-1053&lt;/isbn&gt;&lt;urls&gt;&lt;/urls&gt;&lt;/record&gt;&lt;/Cite&gt;&lt;/EndNote&gt;</w:instrText>
      </w:r>
      <w:r>
        <w:rPr>
          <w:rFonts w:ascii="Times New Roman" w:hAnsi="Times New Roman"/>
        </w:rPr>
        <w:fldChar w:fldCharType="separate"/>
      </w:r>
      <w:r>
        <w:rPr>
          <w:rFonts w:ascii="Times New Roman" w:hAnsi="Times New Roman"/>
          <w:vertAlign w:val="superscript"/>
        </w:rPr>
        <w:t>[24]</w:t>
      </w:r>
      <w:r>
        <w:rPr>
          <w:rFonts w:ascii="Times New Roman" w:hAnsi="Times New Roman"/>
        </w:rPr>
        <w:fldChar w:fldCharType="end"/>
      </w:r>
      <w:r>
        <w:rPr>
          <w:rFonts w:hint="eastAsia" w:ascii="Times New Roman" w:hAnsi="Times New Roman"/>
        </w:rPr>
        <w:t>。由于</w:t>
      </w:r>
      <w:r>
        <w:rPr>
          <w:rFonts w:ascii="Times New Roman" w:hAnsi="Times New Roman" w:cs="Calibri"/>
        </w:rPr>
        <w:t>EB</w:t>
      </w:r>
      <w:r>
        <w:rPr>
          <w:rFonts w:hint="eastAsia" w:ascii="Times New Roman" w:hAnsi="Times New Roman"/>
        </w:rPr>
        <w:t>的罕见性，专业护理知识未能在基层医疗体系中得到普及。同时，伤口护理用品在不同地区的可获得性存在差异，部分新型敷料使用指导不足，加剧了经济与心理双重压力。且随着患儿成长，照护问题逐渐延伸至教育、社会融入等，部分照护者表达出对患儿未来生活的焦虑感，反映出当前照护缺乏系统化的生命周期支持路径。研究指出，对于慢性与遗传性疾病患儿，应尽早启动家庭支持干预，促进照护逐步从家庭向社会过渡，以维持患儿长期生活的稳定性</w:t>
      </w:r>
      <w:r>
        <w:rPr>
          <w:rFonts w:ascii="Times New Roman" w:hAnsi="Times New Roman"/>
        </w:rPr>
        <w:fldChar w:fldCharType="begin"/>
      </w:r>
      <w:r>
        <w:rPr>
          <w:rFonts w:ascii="Times New Roman" w:hAnsi="Times New Roman"/>
        </w:rPr>
        <w:instrText xml:space="preserve"> ADDIN EN.CITE &lt;EndNote&gt;&lt;Cite&gt;&lt;Author&gt;Kearney&lt;/Author&gt;&lt;Year&gt;2020&lt;/Year&gt;&lt;RecNum&gt;27&lt;/RecNum&gt;&lt;DisplayText&gt;&lt;style face="superscript"&gt;[25]&lt;/style&gt;&lt;/DisplayText&gt;&lt;record&gt;&lt;rec-number&gt;27&lt;/rec-number&gt;&lt;foreign-keys&gt;&lt;key app="EN" db-id="sfsv0f996ztz0zet2vh5sfpzrzz05099xzff" timestamp="1751006305"&gt;27&lt;/key&gt;&lt;/foreign-keys&gt;&lt;ref-type name="Journal Article"&gt;17&lt;/ref-type&gt;&lt;contributors&gt;&lt;authors&gt;&lt;author&gt;Kearney, S.&lt;/author&gt;&lt;author&gt;Donohoe, A.&lt;/author&gt;&lt;author&gt;McAuliffe, E.&lt;/author&gt;&lt;/authors&gt;&lt;/contributors&gt;&lt;auth-address&gt;IRIS Centre, School of Nursing, Midwifery and Health Systems, University College Dublin, Dublin, Ireland.&amp;#xD;School of Nursing and Midwifery, Royal College of Surgeons in Ireland, Dublin, Ireland.&lt;/auth-address&gt;&lt;titles&gt;&lt;title&gt;Living with epidermolysis bullosa: Daily challenges and health-care needs&lt;/title&gt;&lt;secondary-title&gt;Health Expect&lt;/secondary-title&gt;&lt;/titles&gt;&lt;periodical&gt;&lt;full-title&gt;Health Expect&lt;/full-title&gt;&lt;/periodical&gt;&lt;pages&gt;368-376&lt;/pages&gt;&lt;volume&gt;23&lt;/volume&gt;&lt;number&gt;2&lt;/number&gt;&lt;edition&gt;20191223&lt;/edition&gt;&lt;keywords&gt;&lt;keyword&gt;Adult&lt;/keyword&gt;&lt;keyword&gt;Caregivers&lt;/keyword&gt;&lt;keyword&gt;Child&lt;/keyword&gt;&lt;keyword&gt;Delivery of Health Care&lt;/keyword&gt;&lt;keyword&gt;*Epidermolysis Bullosa/therapy&lt;/keyword&gt;&lt;keyword&gt;Health Facilities&lt;/keyword&gt;&lt;keyword&gt;Humans&lt;/keyword&gt;&lt;keyword&gt;Parents&lt;/keyword&gt;&lt;keyword&gt;Epidermolysis bullosa&lt;/keyword&gt;&lt;keyword&gt;barriers to care&lt;/keyword&gt;&lt;keyword&gt;health-care needs&lt;/keyword&gt;&lt;keyword&gt;lived experience&lt;/keyword&gt;&lt;/keywords&gt;&lt;dates&gt;&lt;year&gt;2020&lt;/year&gt;&lt;pub-dates&gt;&lt;date&gt;Apr&lt;/date&gt;&lt;/pub-dates&gt;&lt;/dates&gt;&lt;isbn&gt;1369-6513 (Print)&amp;#xD;1369-6513&lt;/isbn&gt;&lt;accession-num&gt;31868299&lt;/accession-num&gt;&lt;urls&gt;&lt;/urls&gt;&lt;custom1&gt;The authors declare that they have no conflicts of interest.&lt;/custom1&gt;&lt;custom2&gt;PMC7104643&lt;/custom2&gt;&lt;electronic-resource-num&gt;10.1111/hex.13006&lt;/electronic-resource-num&gt;&lt;remote-database-provider&gt;NLM&lt;/remote-database-provider&gt;&lt;language&gt;eng&lt;/language&gt;&lt;/record&gt;&lt;/Cite&gt;&lt;/EndNote&gt;</w:instrText>
      </w:r>
      <w:r>
        <w:rPr>
          <w:rFonts w:ascii="Times New Roman" w:hAnsi="Times New Roman"/>
        </w:rPr>
        <w:fldChar w:fldCharType="separate"/>
      </w:r>
      <w:r>
        <w:rPr>
          <w:rFonts w:ascii="Times New Roman" w:hAnsi="Times New Roman"/>
          <w:vertAlign w:val="superscript"/>
        </w:rPr>
        <w:t>[25]</w:t>
      </w:r>
      <w:r>
        <w:rPr>
          <w:rFonts w:ascii="Times New Roman" w:hAnsi="Times New Roman"/>
        </w:rPr>
        <w:fldChar w:fldCharType="end"/>
      </w:r>
      <w:r>
        <w:rPr>
          <w:rFonts w:hint="eastAsia" w:ascii="Times New Roman" w:hAnsi="Times New Roman"/>
        </w:rPr>
        <w:t>。因此，为了更好地支持EB患儿的家庭照护，研究认为可从以下几个方面进行干预：第一，可加强基层卫生服务机构对EB的识别能力与规范化转诊路径的建设，以缓解患儿初期诊疗过程中的困境；第二，建议将部分敷料纳入医保保障范围，从而在一定程度上减轻家庭的经济负担；第三，建议进一步关注患儿从儿童期到成年期的连续照护需求，逐步建立覆盖不同成长阶段的长期支持机制，以增强照护的可持续性并缓解照护者对未来的焦虑感。</w:t>
      </w:r>
    </w:p>
    <w:p w14:paraId="62404248">
      <w:pPr>
        <w:rPr>
          <w:rFonts w:ascii="Times New Roman" w:hAnsi="Times New Roman"/>
        </w:rPr>
      </w:pPr>
      <w:r>
        <w:rPr>
          <w:rFonts w:ascii="Times New Roman" w:hAnsi="Times New Roman"/>
        </w:rPr>
        <w:t>4.小结</w:t>
      </w:r>
    </w:p>
    <w:p w14:paraId="563BA56A">
      <w:pPr>
        <w:ind w:firstLine="420" w:firstLineChars="200"/>
        <w:rPr>
          <w:rFonts w:ascii="Times New Roman" w:hAnsi="Times New Roman"/>
        </w:rPr>
      </w:pPr>
      <w:r>
        <w:rPr>
          <w:rFonts w:hint="eastAsia" w:ascii="Times New Roman" w:hAnsi="Times New Roman"/>
        </w:rPr>
        <w:t>通过对</w:t>
      </w:r>
      <w:r>
        <w:rPr>
          <w:rFonts w:ascii="Times New Roman" w:hAnsi="Times New Roman"/>
        </w:rPr>
        <w:t>EB</w:t>
      </w:r>
      <w:r>
        <w:rPr>
          <w:rFonts w:hint="eastAsia" w:ascii="Times New Roman" w:hAnsi="Times New Roman"/>
        </w:rPr>
        <w:t>患儿主要照护者的深入访谈，本研究发现照护者在伤口护理过程中面临诸多挑战，包括护理知识缺乏、情绪压力显著、经济负担沉重以及资源支持不足等问题。同时，医疗资源有限、缺乏连续性的照护规划，进一步加剧了照护者的焦虑与无力感。护理人员应关注罕见病家庭的实际困境，提供可操作的照护指导，提升照护的规范性和可持续性。本研究样本以母亲为主，代表性存在一定局限，未来研究可进一步考虑性别、文化背景和社会资源差异，深入探讨不同类型照护者的居家照护经验，为优化</w:t>
      </w:r>
      <w:r>
        <w:rPr>
          <w:rFonts w:ascii="Times New Roman" w:hAnsi="Times New Roman"/>
        </w:rPr>
        <w:t>EB患儿家庭照护服务体系提供理论支持与实践参考。</w:t>
      </w:r>
    </w:p>
    <w:p w14:paraId="4945A481">
      <w:pPr>
        <w:rPr>
          <w:rFonts w:ascii="Times New Roman" w:hAnsi="Times New Roman"/>
        </w:rPr>
      </w:pPr>
    </w:p>
    <w:p w14:paraId="1C725DD2">
      <w:pPr>
        <w:rPr>
          <w:rFonts w:ascii="Times New Roman" w:hAnsi="Times New Roman"/>
        </w:rPr>
      </w:pPr>
    </w:p>
    <w:p w14:paraId="6A85F570">
      <w:pPr>
        <w:rPr>
          <w:rFonts w:ascii="Times New Roman" w:hAnsi="Times New Roman"/>
        </w:rPr>
      </w:pPr>
      <w:r>
        <w:rPr>
          <w:rFonts w:hint="eastAsia" w:ascii="Times New Roman" w:hAnsi="Times New Roman"/>
        </w:rPr>
        <w:t>参考文献：</w:t>
      </w:r>
    </w:p>
    <w:p w14:paraId="5AC0E9F9">
      <w:pPr>
        <w:pStyle w:val="38"/>
        <w:ind w:left="720" w:hanging="720"/>
      </w:pPr>
      <w:r>
        <w:rPr>
          <w:rFonts w:ascii="Times New Roman" w:hAnsi="Times New Roman"/>
        </w:rPr>
        <w:fldChar w:fldCharType="begin"/>
      </w:r>
      <w:r>
        <w:rPr>
          <w:rFonts w:ascii="Times New Roman" w:hAnsi="Times New Roman"/>
        </w:rPr>
        <w:instrText xml:space="preserve"> ADDIN EN.REFLIST </w:instrText>
      </w:r>
      <w:r>
        <w:rPr>
          <w:rFonts w:ascii="Times New Roman" w:hAnsi="Times New Roman" w:cs="Calibri"/>
          <w:sz w:val="20"/>
        </w:rPr>
        <w:fldChar w:fldCharType="separate"/>
      </w:r>
      <w:r>
        <w:t>[1]</w:t>
      </w:r>
      <w:r>
        <w:tab/>
      </w:r>
      <w:r>
        <w:t>PLEWIG G, FRENCH L, RUZICKA T, et al. Braun-Falco ́s Dermatology [M]. Springer, 2022.</w:t>
      </w:r>
    </w:p>
    <w:p w14:paraId="5E54AB81">
      <w:pPr>
        <w:pStyle w:val="38"/>
        <w:ind w:left="720" w:hanging="720"/>
      </w:pPr>
      <w:r>
        <w:t>[2]</w:t>
      </w:r>
      <w:r>
        <w:tab/>
      </w:r>
      <w:r>
        <w:t>MAURITZ P J, BOLLING M, DUIPMANS J C, et al. Patients’ and parents’ experiences during wound care of epidermolysis bullosa from a dyadic perspective: a survey study [J]. Orphanet journal of rare diseases, 2022, 17(1): 313.</w:t>
      </w:r>
    </w:p>
    <w:p w14:paraId="3E94CDED">
      <w:pPr>
        <w:pStyle w:val="38"/>
        <w:ind w:left="720" w:hanging="720"/>
      </w:pPr>
      <w:r>
        <w:t>[3]</w:t>
      </w:r>
      <w:r>
        <w:tab/>
      </w:r>
      <w:r>
        <w:t>WU Y H, SUN F K, LEE P Y. Family caregivers' lived experiences of caring for epidermolysis bullosa patients: a phenomenological study [J]. Journal of Clinical Nursing, 2020, 29(9-10): 1552-60.</w:t>
      </w:r>
    </w:p>
    <w:p w14:paraId="1C2016F4">
      <w:pPr>
        <w:pStyle w:val="38"/>
        <w:ind w:left="720" w:hanging="720"/>
      </w:pPr>
      <w:r>
        <w:t>[4]</w:t>
      </w:r>
      <w:r>
        <w:tab/>
      </w:r>
      <w:r>
        <w:t>FINE, JO-DAVID. Epidemiology of Inherited Epidermolysis Bullosa Based on Incidence and Prevalence Estimates From the National Epidermolysis Bullosa Registry [J]. Jama Dermatology, 2016.</w:t>
      </w:r>
    </w:p>
    <w:p w14:paraId="28783CEA">
      <w:pPr>
        <w:pStyle w:val="38"/>
        <w:ind w:left="720" w:hanging="720"/>
      </w:pPr>
      <w:r>
        <w:rPr>
          <w:rFonts w:hint="eastAsia"/>
        </w:rPr>
        <w:t>[5]</w:t>
      </w:r>
      <w:r>
        <w:rPr>
          <w:rFonts w:hint="eastAsia"/>
        </w:rPr>
        <w:tab/>
      </w:r>
      <w:r>
        <w:rPr>
          <w:rFonts w:hint="eastAsia"/>
        </w:rPr>
        <w:t>于越乾, 暴芳芳, 刘红. 遗传性大疱性表皮松解症致病基因研究进展 [J]. 中国麻风皮肤病杂志, 2019, 3</w:t>
      </w:r>
      <w:r>
        <w:t>5(6): 380-4.</w:t>
      </w:r>
    </w:p>
    <w:p w14:paraId="64A30FEB">
      <w:pPr>
        <w:pStyle w:val="38"/>
        <w:ind w:left="720" w:hanging="720"/>
      </w:pPr>
      <w:r>
        <w:t>[6]</w:t>
      </w:r>
      <w:r>
        <w:tab/>
      </w:r>
      <w:r>
        <w:t>FINE J D, BRUCKNER-TUDERMAN L, EADY R A J, et al. Inherited epidermolysis bullosa: Updated recommendations on diagnosis and classification [J]. Elsevier Masson, 2014, (6).</w:t>
      </w:r>
    </w:p>
    <w:p w14:paraId="47BD8AA1">
      <w:pPr>
        <w:pStyle w:val="38"/>
        <w:ind w:left="720" w:hanging="720"/>
      </w:pPr>
      <w:r>
        <w:t>[7]</w:t>
      </w:r>
      <w:r>
        <w:tab/>
      </w:r>
      <w:r>
        <w:t>KORTE E W H, BAARDMAN R, POOL G, et al. Navigating the diagnostic journey of epidermolysis bullosa: a qualitative study of the lived experiences and needs of parents and patients [J]. Br J Dermatol, 2024, 191(5): 737-45.</w:t>
      </w:r>
    </w:p>
    <w:p w14:paraId="2519F083">
      <w:pPr>
        <w:pStyle w:val="38"/>
        <w:ind w:left="720" w:hanging="720"/>
      </w:pPr>
      <w:r>
        <w:t>[8]</w:t>
      </w:r>
      <w:r>
        <w:tab/>
      </w:r>
      <w:r>
        <w:t>HAS C, EL HACHEM M, BUčKOVá H, et al. Practical management of epidermolysis bullosa: consensus clinical position statement from the European Reference Network for Rare Skin Diseases [J]. Journal of the European Academy of Dermatology and Venereology, 2021, 35(12): 2349-60.</w:t>
      </w:r>
    </w:p>
    <w:p w14:paraId="1B471FD9">
      <w:pPr>
        <w:pStyle w:val="38"/>
        <w:ind w:left="720" w:hanging="720"/>
      </w:pPr>
      <w:r>
        <w:rPr>
          <w:rFonts w:hint="eastAsia"/>
        </w:rPr>
        <w:t>[9]</w:t>
      </w:r>
      <w:r>
        <w:rPr>
          <w:rFonts w:hint="eastAsia"/>
        </w:rPr>
        <w:tab/>
      </w:r>
      <w:r>
        <w:rPr>
          <w:rFonts w:hint="eastAsia"/>
        </w:rPr>
        <w:t>王菁菁. 脑卒中患者照顾者的照顾准备度现状及聚焦解决模式干预研究 [J].</w:t>
      </w:r>
    </w:p>
    <w:p w14:paraId="10B85F62">
      <w:pPr>
        <w:pStyle w:val="38"/>
        <w:ind w:left="720" w:hanging="720"/>
      </w:pPr>
      <w:r>
        <w:t>[10]</w:t>
      </w:r>
      <w:r>
        <w:tab/>
      </w:r>
      <w:r>
        <w:t>COLAIZZI P F. Psychological research as the phenomenologist views it [J]. 1978.</w:t>
      </w:r>
    </w:p>
    <w:p w14:paraId="2685E8D3">
      <w:pPr>
        <w:pStyle w:val="38"/>
        <w:ind w:left="720" w:hanging="720"/>
      </w:pPr>
      <w:r>
        <w:t>[11]</w:t>
      </w:r>
      <w:r>
        <w:tab/>
      </w:r>
      <w:r>
        <w:t>CHATEAU A V, BLACKBEARD D, ALDOUS C. The impact of epidermolysis bullosa on the family and healthcare practitioners: a scoping review [J]. Int J Dermatol, 2023, 62(4): 459-75.</w:t>
      </w:r>
    </w:p>
    <w:p w14:paraId="72F10D32">
      <w:pPr>
        <w:pStyle w:val="38"/>
        <w:ind w:left="720" w:hanging="720"/>
      </w:pPr>
      <w:r>
        <w:t>[12]</w:t>
      </w:r>
      <w:r>
        <w:tab/>
      </w:r>
      <w:r>
        <w:t>LONG J C, BEST S, NIC GIOLLA EASPAIG B, et al. Needs of people with rare diseases that can be supported by electronic resources: a scoping review [J]. BMJ Open, 2022, 12(9): e060394.</w:t>
      </w:r>
    </w:p>
    <w:p w14:paraId="64F78480">
      <w:pPr>
        <w:pStyle w:val="38"/>
        <w:ind w:left="720" w:hanging="720"/>
      </w:pPr>
      <w:r>
        <w:rPr>
          <w:rFonts w:hint="eastAsia"/>
        </w:rPr>
        <w:t>[13]</w:t>
      </w:r>
      <w:r>
        <w:rPr>
          <w:rFonts w:hint="eastAsia"/>
        </w:rPr>
        <w:tab/>
      </w:r>
      <w:r>
        <w:rPr>
          <w:rFonts w:hint="eastAsia"/>
        </w:rPr>
        <w:t>吴妍霏, 夏瑾, 张佳巍, et al. 原发性肝癌患者经济毒性体验的质性研究 [J]. 护理学杂志, 2025, 40(11): 32-5.</w:t>
      </w:r>
    </w:p>
    <w:p w14:paraId="343164A5">
      <w:pPr>
        <w:pStyle w:val="38"/>
        <w:ind w:left="720" w:hanging="720"/>
      </w:pPr>
      <w:r>
        <w:t>[14]</w:t>
      </w:r>
      <w:r>
        <w:tab/>
      </w:r>
      <w:r>
        <w:t>CHATEAU A V, BLACKBEARD D, ALDOUS C, et al. The impact, perceptions and needs of parents of children with epidermolysis bullosa [J]. S Afr Fam Pract (2004), 2024, 66(1): e1-e13.</w:t>
      </w:r>
    </w:p>
    <w:p w14:paraId="0462F21F">
      <w:pPr>
        <w:pStyle w:val="38"/>
        <w:ind w:left="720" w:hanging="720"/>
      </w:pPr>
      <w:r>
        <w:t>[15]</w:t>
      </w:r>
      <w:r>
        <w:tab/>
      </w:r>
      <w:r>
        <w:t>BRUCKNER A L, LOSOW M, WISK J, et al. The challenges of living with and managing epidermolysis bullosa: insights from patients and caregivers [J]. Orphanet journal of rare diseases, 2020, 15: 1-14.</w:t>
      </w:r>
    </w:p>
    <w:p w14:paraId="2230B550">
      <w:pPr>
        <w:pStyle w:val="38"/>
        <w:ind w:left="720" w:hanging="720"/>
      </w:pPr>
      <w:r>
        <w:t>[16]</w:t>
      </w:r>
      <w:r>
        <w:tab/>
      </w:r>
      <w:r>
        <w:t>IRELAND C J, PELENTSOV L J, KOPECKI Z. Caring for a child with Epidermolysis Bullosa: a scoping review on the family impacts and support needs [J]. Wound Practice &amp; Research: Journal of the Australian Wound Management Association, 2021, 29(2): 86-97.</w:t>
      </w:r>
    </w:p>
    <w:p w14:paraId="72FD246D">
      <w:pPr>
        <w:pStyle w:val="38"/>
        <w:ind w:left="720" w:hanging="720"/>
      </w:pPr>
      <w:r>
        <w:t>[17]</w:t>
      </w:r>
      <w:r>
        <w:tab/>
      </w:r>
      <w:r>
        <w:t>HAN J, DYKMAN M, LUNOS S, et al. Transition of care in patients with epidermolysis bullosa: A survey study [J]. Pediatr Dermatol, 2023, 40(2): 258-60.</w:t>
      </w:r>
    </w:p>
    <w:p w14:paraId="537CA09F">
      <w:pPr>
        <w:pStyle w:val="38"/>
        <w:ind w:left="720" w:hanging="720"/>
      </w:pPr>
      <w:r>
        <w:t>[18]</w:t>
      </w:r>
      <w:r>
        <w:tab/>
      </w:r>
      <w:r>
        <w:t>HOLLIDAY A M, QUINLAN C M, SCHWARTZ A W. The hidden patient: the CARE framework to care for caregivers [J]. Journal of Family Medicine and Primary Care, 2022, 11(1): 5-9.</w:t>
      </w:r>
    </w:p>
    <w:p w14:paraId="49488533">
      <w:pPr>
        <w:pStyle w:val="38"/>
        <w:ind w:left="720" w:hanging="720"/>
      </w:pPr>
      <w:r>
        <w:t>[19]</w:t>
      </w:r>
      <w:r>
        <w:tab/>
      </w:r>
      <w:r>
        <w:t>LUCKY A W, WHALEN J, ROWE S, et al. Diagnosis and Care of the Newborn with Epidermolysis Bullosa [J]. Neoreviews, 2021, 22(7): e438-e51.</w:t>
      </w:r>
    </w:p>
    <w:p w14:paraId="09FD18BC">
      <w:pPr>
        <w:pStyle w:val="38"/>
        <w:ind w:left="720" w:hanging="720"/>
      </w:pPr>
      <w:r>
        <w:t>[20]</w:t>
      </w:r>
      <w:r>
        <w:tab/>
      </w:r>
      <w:r>
        <w:t>CHATEAU A V, GQALENI N, ALDOUS C, et al. A qualitative study on traditional healers’ perceptions and management of epidermolysis bullosa [J]. Health SA Gesondheid, 2023, 28(1).</w:t>
      </w:r>
    </w:p>
    <w:p w14:paraId="27A994C8">
      <w:pPr>
        <w:pStyle w:val="38"/>
        <w:ind w:left="720" w:hanging="720"/>
      </w:pPr>
      <w:r>
        <w:t>[21]</w:t>
      </w:r>
      <w:r>
        <w:tab/>
      </w:r>
      <w:r>
        <w:t>TANG A, ERTEL K A, KEEN R, et al. Parent-child separation and cardiometabolic outcomes and risk factors in adulthood: A systematic review [J]. Psychoneuroendocrinology, 2023, 152: 106084.</w:t>
      </w:r>
    </w:p>
    <w:p w14:paraId="4373EA8F">
      <w:pPr>
        <w:pStyle w:val="38"/>
        <w:ind w:left="720" w:hanging="720"/>
      </w:pPr>
      <w:r>
        <w:rPr>
          <w:rFonts w:hint="eastAsia"/>
        </w:rPr>
        <w:t>[22]</w:t>
      </w:r>
      <w:r>
        <w:rPr>
          <w:rFonts w:hint="eastAsia"/>
        </w:rPr>
        <w:tab/>
      </w:r>
      <w:r>
        <w:rPr>
          <w:rFonts w:hint="eastAsia"/>
        </w:rPr>
        <w:t>谢丽, 朱丹, 程丽丽, 等. 赋能教育方案在先天性巨结肠肠造口患儿照护者中的应用 [J]. 中国护理管理, 2022, (008): 022.</w:t>
      </w:r>
    </w:p>
    <w:p w14:paraId="2C1EA55E">
      <w:pPr>
        <w:pStyle w:val="38"/>
        <w:ind w:left="720" w:hanging="720"/>
      </w:pPr>
      <w:r>
        <w:t>[23]</w:t>
      </w:r>
      <w:r>
        <w:tab/>
      </w:r>
      <w:r>
        <w:t>EL HACHEM M, ZAMBRUNO G, BOURDON-LANOY E, et al. Multicentre consensus recommendations for skin care in inherited epidermolysis bullosa [J]. Orphanet J Rare Dis, 2014, 9: 76.</w:t>
      </w:r>
    </w:p>
    <w:p w14:paraId="215E400C">
      <w:pPr>
        <w:pStyle w:val="38"/>
        <w:ind w:left="720" w:hanging="720"/>
      </w:pPr>
      <w:r>
        <w:t>[24]</w:t>
      </w:r>
      <w:r>
        <w:tab/>
      </w:r>
      <w:r>
        <w:t>WILLIAMS E F, GANNON K, SOON K. The experiences of young people with epidermolysis bullosa simplex: a qualitative study [J]. Journal of health psychology, 2011, 16(5): 701-10.</w:t>
      </w:r>
    </w:p>
    <w:p w14:paraId="5DD4EE83">
      <w:pPr>
        <w:pStyle w:val="38"/>
        <w:ind w:left="720" w:hanging="720"/>
      </w:pPr>
      <w:r>
        <w:t>[25]</w:t>
      </w:r>
      <w:r>
        <w:tab/>
      </w:r>
      <w:r>
        <w:t>KEARNEY S, DONOHOE A, MCAULIFFE E. Living with epidermolysis bullosa: Daily challenges and health-care needs [J]. Health Expect, 2020, 23(2): 368-76.</w:t>
      </w:r>
    </w:p>
    <w:p w14:paraId="4683FBB7">
      <w:pPr>
        <w:rPr>
          <w:rFonts w:ascii="Times New Roman" w:hAnsi="Times New Roman"/>
        </w:rPr>
      </w:pPr>
      <w:r>
        <w:rPr>
          <w:rFonts w:ascii="Times New Roman" w:hAnsi="Times New Roma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Times New Roman Regular">
    <w:panose1 w:val="02020503050405090304"/>
    <w:charset w:val="00"/>
    <w:family w:val="auto"/>
    <w:pitch w:val="default"/>
    <w:sig w:usb0="E0000AFF" w:usb1="0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9A0F03"/>
    <w:multiLevelType w:val="multilevel"/>
    <w:tmpl w:val="239A0F03"/>
    <w:lvl w:ilvl="0" w:tentative="0">
      <w:start w:val="3"/>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零">
    <w15:presenceInfo w15:providerId="WPS Office" w15:userId="15551479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evsd0daa0p2tpezfxivaswbdt5rex52xdw5&quot;&gt;EB伤口护理&lt;record-ids&gt;&lt;item&gt;75&lt;/item&gt;&lt;item&gt;99&lt;/item&gt;&lt;/record-ids&gt;&lt;/item&gt;&lt;/Libraries&gt;"/>
  </w:docVars>
  <w:rsids>
    <w:rsidRoot w:val="00272925"/>
    <w:rsid w:val="00012134"/>
    <w:rsid w:val="00024958"/>
    <w:rsid w:val="00037EF8"/>
    <w:rsid w:val="000C27A0"/>
    <w:rsid w:val="000C3535"/>
    <w:rsid w:val="000F2FD0"/>
    <w:rsid w:val="000F5C82"/>
    <w:rsid w:val="00130E69"/>
    <w:rsid w:val="001370D5"/>
    <w:rsid w:val="00173E6F"/>
    <w:rsid w:val="001F3284"/>
    <w:rsid w:val="001F4FE5"/>
    <w:rsid w:val="001F647D"/>
    <w:rsid w:val="002130E0"/>
    <w:rsid w:val="00261763"/>
    <w:rsid w:val="00266D6C"/>
    <w:rsid w:val="00272925"/>
    <w:rsid w:val="00282461"/>
    <w:rsid w:val="00284222"/>
    <w:rsid w:val="002954BE"/>
    <w:rsid w:val="00295802"/>
    <w:rsid w:val="002A230B"/>
    <w:rsid w:val="002D135F"/>
    <w:rsid w:val="002E74B5"/>
    <w:rsid w:val="003762D6"/>
    <w:rsid w:val="003A46CF"/>
    <w:rsid w:val="003B7E58"/>
    <w:rsid w:val="003E2449"/>
    <w:rsid w:val="003F381F"/>
    <w:rsid w:val="00402D7C"/>
    <w:rsid w:val="00406046"/>
    <w:rsid w:val="00410BD1"/>
    <w:rsid w:val="00413D80"/>
    <w:rsid w:val="004256E0"/>
    <w:rsid w:val="00454EBC"/>
    <w:rsid w:val="00490522"/>
    <w:rsid w:val="004A1DB9"/>
    <w:rsid w:val="004E212F"/>
    <w:rsid w:val="004E6130"/>
    <w:rsid w:val="00515338"/>
    <w:rsid w:val="00516791"/>
    <w:rsid w:val="00520646"/>
    <w:rsid w:val="00520EC1"/>
    <w:rsid w:val="0052385B"/>
    <w:rsid w:val="00565721"/>
    <w:rsid w:val="005841E0"/>
    <w:rsid w:val="00591876"/>
    <w:rsid w:val="00592B77"/>
    <w:rsid w:val="005B2996"/>
    <w:rsid w:val="005B5DA3"/>
    <w:rsid w:val="005C01B3"/>
    <w:rsid w:val="005E2DED"/>
    <w:rsid w:val="005E680D"/>
    <w:rsid w:val="005F385B"/>
    <w:rsid w:val="00602F92"/>
    <w:rsid w:val="006038B0"/>
    <w:rsid w:val="00621EAE"/>
    <w:rsid w:val="00625A82"/>
    <w:rsid w:val="00630695"/>
    <w:rsid w:val="0063077D"/>
    <w:rsid w:val="00646696"/>
    <w:rsid w:val="00656B56"/>
    <w:rsid w:val="006A4CA4"/>
    <w:rsid w:val="006C3237"/>
    <w:rsid w:val="007202F5"/>
    <w:rsid w:val="0072739D"/>
    <w:rsid w:val="0073556B"/>
    <w:rsid w:val="00745A35"/>
    <w:rsid w:val="007505D0"/>
    <w:rsid w:val="0076336F"/>
    <w:rsid w:val="007669CC"/>
    <w:rsid w:val="0076700A"/>
    <w:rsid w:val="007731EF"/>
    <w:rsid w:val="00781AE1"/>
    <w:rsid w:val="007823ED"/>
    <w:rsid w:val="00792714"/>
    <w:rsid w:val="007961F7"/>
    <w:rsid w:val="007B5D76"/>
    <w:rsid w:val="007D5145"/>
    <w:rsid w:val="007D6026"/>
    <w:rsid w:val="007E348C"/>
    <w:rsid w:val="00802828"/>
    <w:rsid w:val="00810518"/>
    <w:rsid w:val="0084648F"/>
    <w:rsid w:val="008516B6"/>
    <w:rsid w:val="00857B61"/>
    <w:rsid w:val="00880038"/>
    <w:rsid w:val="008C7E83"/>
    <w:rsid w:val="008E5A4E"/>
    <w:rsid w:val="00907064"/>
    <w:rsid w:val="009136C8"/>
    <w:rsid w:val="00915273"/>
    <w:rsid w:val="0091664B"/>
    <w:rsid w:val="009254AC"/>
    <w:rsid w:val="009415BD"/>
    <w:rsid w:val="0097522D"/>
    <w:rsid w:val="00996C84"/>
    <w:rsid w:val="00997256"/>
    <w:rsid w:val="009A5A3A"/>
    <w:rsid w:val="009D7925"/>
    <w:rsid w:val="009E57BA"/>
    <w:rsid w:val="00A06BBE"/>
    <w:rsid w:val="00A43E44"/>
    <w:rsid w:val="00A65A38"/>
    <w:rsid w:val="00A93846"/>
    <w:rsid w:val="00AA2B5E"/>
    <w:rsid w:val="00AB7274"/>
    <w:rsid w:val="00AC0ADA"/>
    <w:rsid w:val="00B164A4"/>
    <w:rsid w:val="00B2421A"/>
    <w:rsid w:val="00B35D31"/>
    <w:rsid w:val="00B370BD"/>
    <w:rsid w:val="00B95484"/>
    <w:rsid w:val="00BA2A8B"/>
    <w:rsid w:val="00BD0AD7"/>
    <w:rsid w:val="00BD7C09"/>
    <w:rsid w:val="00BF13BD"/>
    <w:rsid w:val="00C00467"/>
    <w:rsid w:val="00C04F5D"/>
    <w:rsid w:val="00C07683"/>
    <w:rsid w:val="00C112CD"/>
    <w:rsid w:val="00C235AC"/>
    <w:rsid w:val="00C273B9"/>
    <w:rsid w:val="00C27D80"/>
    <w:rsid w:val="00C37826"/>
    <w:rsid w:val="00C42693"/>
    <w:rsid w:val="00C43A18"/>
    <w:rsid w:val="00CB3A05"/>
    <w:rsid w:val="00CD3195"/>
    <w:rsid w:val="00CF0E11"/>
    <w:rsid w:val="00D057E1"/>
    <w:rsid w:val="00D172A5"/>
    <w:rsid w:val="00D2191D"/>
    <w:rsid w:val="00D2233F"/>
    <w:rsid w:val="00D34E41"/>
    <w:rsid w:val="00D50F3B"/>
    <w:rsid w:val="00D52994"/>
    <w:rsid w:val="00D66361"/>
    <w:rsid w:val="00D83E69"/>
    <w:rsid w:val="00D85726"/>
    <w:rsid w:val="00DC2B24"/>
    <w:rsid w:val="00DE51B0"/>
    <w:rsid w:val="00E15D97"/>
    <w:rsid w:val="00E2763E"/>
    <w:rsid w:val="00E76E00"/>
    <w:rsid w:val="00E90B94"/>
    <w:rsid w:val="00E974BB"/>
    <w:rsid w:val="00EB1340"/>
    <w:rsid w:val="00F02AE1"/>
    <w:rsid w:val="00F07493"/>
    <w:rsid w:val="00F22D3F"/>
    <w:rsid w:val="00F41A71"/>
    <w:rsid w:val="00F44BD7"/>
    <w:rsid w:val="00F621AD"/>
    <w:rsid w:val="00F6234D"/>
    <w:rsid w:val="00F839D9"/>
    <w:rsid w:val="00F93904"/>
    <w:rsid w:val="00FD3787"/>
    <w:rsid w:val="00FD465D"/>
    <w:rsid w:val="00FE2C09"/>
    <w:rsid w:val="3C79C4DB"/>
    <w:rsid w:val="41D899CC"/>
    <w:rsid w:val="6B5FC11C"/>
    <w:rsid w:val="6FFF0B3E"/>
    <w:rsid w:val="7DBE4F97"/>
    <w:rsid w:val="CBF7459B"/>
    <w:rsid w:val="CE3E0CC6"/>
    <w:rsid w:val="CF7F57B6"/>
    <w:rsid w:val="EDF748F5"/>
    <w:rsid w:val="EFFE67B0"/>
    <w:rsid w:val="F1DDE4D7"/>
    <w:rsid w:val="F9FF261E"/>
    <w:rsid w:val="FFFFA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Hyperlink"/>
    <w:basedOn w:val="15"/>
    <w:unhideWhenUsed/>
    <w:qFormat/>
    <w:uiPriority w:val="99"/>
    <w:rPr>
      <w:color w:val="467886" w:themeColor="hyperlink"/>
      <w:u w:val="single"/>
      <w14:textFill>
        <w14:solidFill>
          <w14:schemeClr w14:val="hlink"/>
        </w14:solidFill>
      </w14:textFill>
    </w:rPr>
  </w:style>
  <w:style w:type="character" w:styleId="17">
    <w:name w:val="annotation reference"/>
    <w:basedOn w:val="15"/>
    <w:semiHidden/>
    <w:unhideWhenUsed/>
    <w:uiPriority w:val="99"/>
    <w:rPr>
      <w:sz w:val="21"/>
      <w:szCs w:val="21"/>
    </w:rPr>
  </w:style>
  <w:style w:type="character" w:customStyle="1" w:styleId="18">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5"/>
    <w:link w:val="5"/>
    <w:semiHidden/>
    <w:qFormat/>
    <w:uiPriority w:val="9"/>
    <w:rPr>
      <w:rFonts w:cstheme="majorBidi"/>
      <w:color w:val="104862" w:themeColor="accent1" w:themeShade="BF"/>
      <w:sz w:val="28"/>
      <w:szCs w:val="28"/>
    </w:rPr>
  </w:style>
  <w:style w:type="character" w:customStyle="1" w:styleId="22">
    <w:name w:val="标题 5 字符"/>
    <w:basedOn w:val="15"/>
    <w:link w:val="6"/>
    <w:semiHidden/>
    <w:qFormat/>
    <w:uiPriority w:val="9"/>
    <w:rPr>
      <w:rFonts w:cstheme="majorBidi"/>
      <w:color w:val="104862" w:themeColor="accent1" w:themeShade="BF"/>
      <w:sz w:val="24"/>
    </w:rPr>
  </w:style>
  <w:style w:type="character" w:customStyle="1" w:styleId="23">
    <w:name w:val="标题 6 字符"/>
    <w:basedOn w:val="15"/>
    <w:link w:val="7"/>
    <w:semiHidden/>
    <w:qFormat/>
    <w:uiPriority w:val="9"/>
    <w:rPr>
      <w:rFonts w:cstheme="majorBidi"/>
      <w:b/>
      <w:bCs/>
      <w:color w:val="104862" w:themeColor="accent1" w:themeShade="BF"/>
    </w:rPr>
  </w:style>
  <w:style w:type="character" w:customStyle="1" w:styleId="24">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明显强调1"/>
    <w:basedOn w:val="15"/>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5"/>
    <w:link w:val="33"/>
    <w:qFormat/>
    <w:uiPriority w:val="30"/>
    <w:rPr>
      <w:i/>
      <w:iCs/>
      <w:color w:val="104862" w:themeColor="accent1" w:themeShade="BF"/>
    </w:rPr>
  </w:style>
  <w:style w:type="character" w:customStyle="1" w:styleId="35">
    <w:name w:val="明显参考1"/>
    <w:basedOn w:val="15"/>
    <w:qFormat/>
    <w:uiPriority w:val="32"/>
    <w:rPr>
      <w:b/>
      <w:bCs/>
      <w:smallCaps/>
      <w:color w:val="104862" w:themeColor="accent1" w:themeShade="BF"/>
      <w:spacing w:val="5"/>
    </w:rPr>
  </w:style>
  <w:style w:type="paragraph" w:customStyle="1" w:styleId="36">
    <w:name w:val="EndNote Bibliography Title"/>
    <w:basedOn w:val="1"/>
    <w:link w:val="37"/>
    <w:qFormat/>
    <w:uiPriority w:val="0"/>
    <w:pPr>
      <w:jc w:val="center"/>
    </w:pPr>
    <w:rPr>
      <w:rFonts w:cs="Calibri"/>
      <w:sz w:val="20"/>
    </w:rPr>
  </w:style>
  <w:style w:type="character" w:customStyle="1" w:styleId="37">
    <w:name w:val="EndNote Bibliography Title 字符"/>
    <w:basedOn w:val="15"/>
    <w:link w:val="36"/>
    <w:qFormat/>
    <w:uiPriority w:val="0"/>
    <w:rPr>
      <w:rFonts w:ascii="Calibri" w:hAnsi="Calibri" w:eastAsia="宋体" w:cs="Calibri"/>
      <w:kern w:val="2"/>
      <w:szCs w:val="21"/>
    </w:rPr>
  </w:style>
  <w:style w:type="paragraph" w:customStyle="1" w:styleId="38">
    <w:name w:val="EndNote Bibliography"/>
    <w:basedOn w:val="1"/>
    <w:link w:val="39"/>
    <w:qFormat/>
    <w:uiPriority w:val="0"/>
    <w:rPr>
      <w:rFonts w:cs="Calibri"/>
      <w:sz w:val="20"/>
    </w:rPr>
  </w:style>
  <w:style w:type="character" w:customStyle="1" w:styleId="39">
    <w:name w:val="EndNote Bibliography 字符"/>
    <w:basedOn w:val="15"/>
    <w:link w:val="38"/>
    <w:qFormat/>
    <w:uiPriority w:val="0"/>
    <w:rPr>
      <w:rFonts w:ascii="Calibri" w:hAnsi="Calibri" w:eastAsia="宋体" w:cs="Calibri"/>
      <w:kern w:val="2"/>
      <w:szCs w:val="21"/>
    </w:rPr>
  </w:style>
  <w:style w:type="character" w:customStyle="1" w:styleId="40">
    <w:name w:val="未处理的提及1"/>
    <w:basedOn w:val="15"/>
    <w:semiHidden/>
    <w:unhideWhenUsed/>
    <w:qFormat/>
    <w:uiPriority w:val="99"/>
    <w:rPr>
      <w:color w:val="605E5C"/>
      <w:shd w:val="clear" w:color="auto" w:fill="E1DFDD"/>
    </w:rPr>
  </w:style>
  <w:style w:type="paragraph" w:customStyle="1" w:styleId="41">
    <w:name w:val="修订1"/>
    <w:hidden/>
    <w:unhideWhenUsed/>
    <w:uiPriority w:val="99"/>
    <w:rPr>
      <w:rFonts w:ascii="Calibri" w:hAnsi="Calibri" w:eastAsia="宋体" w:cs="Times New Roman"/>
      <w:kern w:val="2"/>
      <w:sz w:val="21"/>
      <w:szCs w:val="21"/>
      <w:lang w:val="en-US" w:eastAsia="zh-CN" w:bidi="ar-SA"/>
    </w:rPr>
  </w:style>
  <w:style w:type="paragraph" w:customStyle="1" w:styleId="42">
    <w:name w:val="Revision"/>
    <w:hidden/>
    <w:unhideWhenUsed/>
    <w:uiPriority w:val="99"/>
    <w:rPr>
      <w:rFonts w:ascii="Calibri" w:hAnsi="Calibri"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91889EB5-6795-D84C-A7EA-3C1D45D89CB7}">
  <ds:schemaRefs/>
</ds:datastoreItem>
</file>

<file path=docProps/app.xml><?xml version="1.0" encoding="utf-8"?>
<Properties xmlns="http://schemas.openxmlformats.org/officeDocument/2006/extended-properties" xmlns:vt="http://schemas.openxmlformats.org/officeDocument/2006/docPropsVTypes">
  <Template>Normal.dotm</Template>
  <Pages>6</Pages>
  <Words>5032</Words>
  <Characters>28683</Characters>
  <Lines>239</Lines>
  <Paragraphs>67</Paragraphs>
  <TotalTime>26</TotalTime>
  <ScaleCrop>false</ScaleCrop>
  <LinksUpToDate>false</LinksUpToDate>
  <CharactersWithSpaces>33648</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2025-07-04T17:27:00Z</dcterms:created>
  <dc:creator>wct</dc:creator>
  <cp:lastModifiedBy>零</cp:lastModifiedBy>
  <dcterms:modified xsi:type="dcterms:W3CDTF">2025-08-13T19:58:13Z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30ACF46C8FFDBC1D5EE06468F612C052_43</vt:lpwstr>
  </property>
</Properties>
</file>