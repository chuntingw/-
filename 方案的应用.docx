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42E41">
      <w:pPr>
        <w:rPr>
          <w:rFonts w:hint="eastAsia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EB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患儿居家照护日记卡</w:t>
      </w:r>
    </w:p>
    <w:p w14:paraId="5476C47B">
      <w:pPr>
        <w:rPr>
          <w:rFonts w:hint="eastAsia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设计理念：本日记卡旨在帮助您轻松记录孩子皮肤伤口情况与护理要点，</w:t>
      </w:r>
      <w:del w:id="0" w:author="陈劼" w:date="2025-11-06T21:42:43Z">
        <w:r>
          <w:rPr>
            <w:rFonts w:hint="eastAsia" w:ascii="Times New Roman Regular" w:hAnsi="Times New Roman Regular" w:eastAsia="宋体" w:cs="Times New Roman Regular"/>
            <w:b w:val="0"/>
            <w:bCs w:val="0"/>
            <w:sz w:val="28"/>
            <w:szCs w:val="28"/>
            <w:lang w:val="en-US" w:eastAsia="zh-CN"/>
          </w:rPr>
          <w:delText>便于您掌握护理规律，</w:delText>
        </w:r>
      </w:del>
      <w:r>
        <w:rPr>
          <w:rFonts w:hint="eastAsia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并在复诊时为医生提供准确信息。</w:t>
      </w:r>
    </w:p>
    <w:p w14:paraId="204A3EF6">
      <w:pPr>
        <w:rPr>
          <w:rStyle w:val="10"/>
          <w:rFonts w:hint="default" w:ascii="Helvetica Neue" w:hAnsi="Helvetica Neue" w:eastAsia="Helvetica Neue" w:cs="Helvetica Neue"/>
          <w:b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记录日期： ____年____月____日</w:t>
      </w:r>
    </w:p>
    <w:p w14:paraId="1BBF25E9">
      <w:pPr>
        <w:pStyle w:val="4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Style w:val="10"/>
          <w:rFonts w:hint="default" w:ascii="Helvetica Neue" w:hAnsi="Helvetica Neue" w:eastAsia="Helvetica Neue" w:cs="Helvetica Neue"/>
          <w:b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489960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textAlignment w:val="auto"/>
        <w:outlineLvl w:val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Style w:val="10"/>
          <w:rFonts w:hint="default" w:ascii="Helvetica Neue" w:hAnsi="Helvetica Neue" w:eastAsia="Helvetica Neue" w:cs="Helvetica Neue"/>
          <w:b/>
          <w:i w:val="0"/>
          <w:iCs w:val="0"/>
          <w:caps w:val="0"/>
          <w:color w:val="0F1115"/>
          <w:spacing w:val="0"/>
          <w:sz w:val="32"/>
          <w:szCs w:val="32"/>
          <w:u w:val="none"/>
        </w:rPr>
        <w:t>第一部分：每日</w:t>
      </w:r>
      <w:del w:id="1" w:author="陈劼" w:date="2025-11-06T21:57:06Z">
        <w:r>
          <w:rPr>
            <w:rStyle w:val="10"/>
            <w:rFonts w:hint="default" w:ascii="Helvetica Neue" w:hAnsi="Helvetica Neue" w:eastAsia="Helvetica Neue" w:cs="Helvetica Neue"/>
            <w:b/>
            <w:i w:val="0"/>
            <w:iCs w:val="0"/>
            <w:caps w:val="0"/>
            <w:color w:val="0F1115"/>
            <w:spacing w:val="0"/>
            <w:sz w:val="32"/>
            <w:szCs w:val="32"/>
            <w:u w:val="none"/>
          </w:rPr>
          <w:delText>核心</w:delText>
        </w:r>
      </w:del>
      <w:r>
        <w:rPr>
          <w:rStyle w:val="10"/>
          <w:rFonts w:hint="default" w:ascii="Helvetica Neue" w:hAnsi="Helvetica Neue" w:eastAsia="Helvetica Neue" w:cs="Helvetica Neue"/>
          <w:b/>
          <w:i w:val="0"/>
          <w:iCs w:val="0"/>
          <w:caps w:val="0"/>
          <w:color w:val="0F1115"/>
          <w:spacing w:val="0"/>
          <w:sz w:val="32"/>
          <w:szCs w:val="32"/>
          <w:u w:val="none"/>
        </w:rPr>
        <w:t>情况记录（请在完成的项目后打√）</w:t>
      </w:r>
    </w:p>
    <w:tbl>
      <w:tblPr>
        <w:tblStyle w:val="7"/>
        <w:tblW w:w="508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  <w:tblPrChange w:id="2" w:author="陈劼" w:date="2025-11-06T21:55:33Z">
          <w:tblPr>
            <w:tblStyle w:val="7"/>
            <w:tblW w:w="5086" w:type="pct"/>
            <w:tblInd w:w="0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shd w:val="clear" w:color="auto" w:fill="auto"/>
            <w:tblLayout w:type="autofit"/>
            <w:tblCellMar>
              <w:top w:w="15" w:type="dxa"/>
              <w:left w:w="15" w:type="dxa"/>
              <w:bottom w:w="15" w:type="dxa"/>
              <w:right w:w="15" w:type="dxa"/>
            </w:tblCellMar>
          </w:tblPr>
        </w:tblPrChange>
      </w:tblPr>
      <w:tblGrid>
        <w:gridCol w:w="1894"/>
        <w:gridCol w:w="3829"/>
        <w:gridCol w:w="3391"/>
        <w:gridCol w:w="5410"/>
        <w:tblGridChange w:id="3">
          <w:tblGrid>
            <w:gridCol w:w="1894"/>
            <w:gridCol w:w="3998"/>
            <w:gridCol w:w="3045"/>
            <w:gridCol w:w="5587"/>
          </w:tblGrid>
        </w:tblGridChange>
      </w:tblGrid>
      <w:tr w14:paraId="3B8A6D84">
        <w:trPr>
          <w:tblHeader/>
          <w:trPrChange w:id="4" w:author="陈劼" w:date="2025-11-06T21:55:33Z">
            <w:trPr>
              <w:tblHeader/>
            </w:trPr>
          </w:trPrChange>
        </w:trPr>
        <w:tc>
          <w:tcPr>
            <w:tcW w:w="652" w:type="pct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5" w:author="陈劼" w:date="2025-11-06T21:55:33Z">
              <w:tcPr>
                <w:tcW w:w="652" w:type="pct"/>
                <w:tcBorders>
                  <w:top w:val="nil"/>
                </w:tcBorders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6E95A97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del w:id="6" w:author="陈劼" w:date="2025-11-06T21:55:53Z">
              <w:r>
                <w:rPr>
                  <w:rFonts w:hint="eastAsia" w:ascii="宋体" w:hAnsi="宋体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  <w:delText>类别</w:delText>
              </w:r>
            </w:del>
          </w:p>
        </w:tc>
        <w:tc>
          <w:tcPr>
            <w:tcW w:w="2485" w:type="pct"/>
            <w:gridSpan w:val="2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7" w:author="陈劼" w:date="2025-11-06T21:55:33Z">
              <w:tcPr>
                <w:tcW w:w="2424" w:type="pct"/>
                <w:gridSpan w:val="2"/>
                <w:tcBorders>
                  <w:top w:val="nil"/>
                </w:tcBorders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20B8EF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记录项目</w:t>
            </w:r>
          </w:p>
        </w:tc>
        <w:tc>
          <w:tcPr>
            <w:tcW w:w="1862" w:type="pct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8" w:author="陈劼" w:date="2025-11-06T21:55:33Z">
              <w:tcPr>
                <w:tcW w:w="1923" w:type="pct"/>
                <w:tcBorders>
                  <w:top w:val="nil"/>
                </w:tcBorders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BDDA81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备注/具体说明</w:t>
            </w:r>
          </w:p>
        </w:tc>
      </w:tr>
      <w:tr w14:paraId="686CC573">
        <w:tc>
          <w:tcPr>
            <w:tcW w:w="652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0" w:author="陈劼" w:date="2025-11-06T21:55:37Z">
              <w:tcPr>
                <w:tcW w:w="652" w:type="pc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3CAA13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 全身情况</w:t>
            </w:r>
          </w:p>
        </w:tc>
        <w:tc>
          <w:tcPr>
            <w:tcW w:w="131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1" w:author="陈劼" w:date="2025-11-06T21:55:37Z">
              <w:tcPr>
                <w:tcW w:w="1376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6A978F36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今日有无发烧</w:t>
            </w:r>
            <w:del w:id="12" w:author="陈劼" w:date="2025-11-06T21:55:15Z">
              <w:r>
                <w:rPr>
                  <w:rFonts w:hint="eastAsia" w:ascii="宋体" w:hAnsi="宋体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  <w:delText>（体温＞38℃）</w:delText>
              </w:r>
            </w:del>
          </w:p>
        </w:tc>
        <w:tc>
          <w:tcPr>
            <w:tcW w:w="1166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3" w:author="陈劼" w:date="2025-11-06T21:55:37Z">
              <w:tcPr>
                <w:tcW w:w="1048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05A6FD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□是</w:t>
            </w:r>
            <w:ins w:id="14" w:author="陈劼" w:date="2025-11-06T21:55:15Z">
              <w:r>
                <w:rPr>
                  <w:rFonts w:hint="eastAsia" w:ascii="宋体" w:hAnsi="宋体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  <w:t>（体温＞38℃）</w:t>
              </w:r>
            </w:ins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del w:id="15" w:author="陈劼" w:date="2025-11-06T21:55:17Z">
              <w:r>
                <w:rPr>
                  <w:rFonts w:hint="eastAsia" w:ascii="宋体" w:hAnsi="宋体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  <w:delText>□</w:delText>
              </w:r>
            </w:del>
            <w:ins w:id="16" w:author="陈劼" w:date="2025-11-06T21:55:26Z">
              <w:r>
                <w:rPr>
                  <w:rFonts w:hint="eastAsia" w:ascii="宋体" w:hAnsi="宋体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  <w:t>□</w:t>
              </w:r>
            </w:ins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862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7" w:author="陈劼" w:date="2025-11-06T21:55:37Z">
              <w:tcPr>
                <w:tcW w:w="1923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3A7EEC2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最高体温：____℃</w:t>
            </w:r>
          </w:p>
        </w:tc>
      </w:tr>
      <w:tr w14:paraId="209E896B">
        <w:tc>
          <w:tcPr>
            <w:tcW w:w="652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9" w:author="陈劼" w:date="2025-11-06T21:55:37Z">
              <w:tcPr>
                <w:tcW w:w="652" w:type="pc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B083C9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31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0" w:author="陈劼" w:date="2025-11-06T21:55:37Z">
              <w:tcPr>
                <w:tcW w:w="1376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3C94A1E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今日食欲如何？</w:t>
            </w:r>
            <w:del w:id="21" w:author="陈劼" w:date="2025-11-06T21:55:23Z">
              <w:r>
                <w:rPr>
                  <w:rFonts w:hint="eastAsia" w:ascii="宋体" w:hAnsi="宋体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  <w:delText>（好、一般、差）</w:delText>
              </w:r>
            </w:del>
          </w:p>
        </w:tc>
        <w:tc>
          <w:tcPr>
            <w:tcW w:w="1166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2" w:author="陈劼" w:date="2025-11-06T21:55:37Z">
              <w:tcPr>
                <w:tcW w:w="1048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FABFACE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□好 □一般 □差</w:t>
            </w:r>
          </w:p>
        </w:tc>
        <w:tc>
          <w:tcPr>
            <w:tcW w:w="1862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23" w:author="陈劼" w:date="2025-11-06T21:55:37Z">
              <w:tcPr>
                <w:tcW w:w="1923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5D5A091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 w14:paraId="4D80907D">
        <w:tc>
          <w:tcPr>
            <w:tcW w:w="652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25" w:author="陈劼" w:date="2025-11-06T21:55:37Z">
              <w:tcPr>
                <w:tcW w:w="652" w:type="pc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6F3B32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31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6" w:author="陈劼" w:date="2025-11-06T21:55:37Z">
              <w:tcPr>
                <w:tcW w:w="1376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AFBE4D7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今日精神如何？</w:t>
            </w:r>
            <w:del w:id="27" w:author="陈劼" w:date="2025-11-06T21:55:24Z">
              <w:r>
                <w:rPr>
                  <w:rFonts w:hint="eastAsia" w:ascii="宋体" w:hAnsi="宋体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  <w:delText>（好、一般、差）</w:delText>
              </w:r>
            </w:del>
          </w:p>
        </w:tc>
        <w:tc>
          <w:tcPr>
            <w:tcW w:w="1166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8" w:author="陈劼" w:date="2025-11-06T21:55:37Z">
              <w:tcPr>
                <w:tcW w:w="1048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641ED31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□好 □一般 □差</w:t>
            </w:r>
          </w:p>
        </w:tc>
        <w:tc>
          <w:tcPr>
            <w:tcW w:w="1862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29" w:author="陈劼" w:date="2025-11-06T21:55:37Z">
              <w:tcPr>
                <w:tcW w:w="1923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18D64E4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 w14:paraId="5447EE08">
        <w:tc>
          <w:tcPr>
            <w:tcW w:w="652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31" w:author="陈劼" w:date="2025-11-06T21:55:37Z">
              <w:tcPr>
                <w:tcW w:w="652" w:type="pc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CD74FD6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 皮肤与伤口</w:t>
            </w:r>
          </w:p>
        </w:tc>
        <w:tc>
          <w:tcPr>
            <w:tcW w:w="131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32" w:author="陈劼" w:date="2025-11-06T21:55:37Z">
              <w:tcPr>
                <w:tcW w:w="1376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5C9B84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是否完成每日全身皮肤检查？</w:t>
            </w:r>
          </w:p>
        </w:tc>
        <w:tc>
          <w:tcPr>
            <w:tcW w:w="1166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33" w:author="陈劼" w:date="2025-11-06T21:55:37Z">
              <w:tcPr>
                <w:tcW w:w="1048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3B24B3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 是 □否</w:t>
            </w:r>
          </w:p>
        </w:tc>
        <w:tc>
          <w:tcPr>
            <w:tcW w:w="1862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34" w:author="陈劼" w:date="2025-11-06T21:55:37Z">
              <w:tcPr>
                <w:tcW w:w="1923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5560A5E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重点部位：□肘部 □膝盖 □脚踝 □臀部 </w:t>
            </w:r>
          </w:p>
        </w:tc>
      </w:tr>
      <w:tr w14:paraId="6FAEEB0F">
        <w:tc>
          <w:tcPr>
            <w:tcW w:w="652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36" w:author="陈劼" w:date="2025-11-06T21:55:37Z">
              <w:tcPr>
                <w:tcW w:w="652" w:type="pc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6921B1E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31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37" w:author="陈劼" w:date="2025-11-06T21:55:37Z">
              <w:tcPr>
                <w:tcW w:w="1376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D1114F3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今日是否有新发水疱/伤口？</w:t>
            </w:r>
          </w:p>
        </w:tc>
        <w:tc>
          <w:tcPr>
            <w:tcW w:w="1166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38" w:author="陈劼" w:date="2025-11-06T21:55:37Z">
              <w:tcPr>
                <w:tcW w:w="1048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C285D4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□是 □否</w:t>
            </w:r>
          </w:p>
        </w:tc>
        <w:tc>
          <w:tcPr>
            <w:tcW w:w="1862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39" w:author="陈劼" w:date="2025-11-06T21:55:37Z">
              <w:tcPr>
                <w:tcW w:w="1923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69784CE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数量：约____个</w:t>
            </w:r>
          </w:p>
        </w:tc>
      </w:tr>
      <w:tr w14:paraId="0C68DCEB">
        <w:tc>
          <w:tcPr>
            <w:tcW w:w="652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41" w:author="陈劼" w:date="2025-11-06T21:55:37Z">
              <w:tcPr>
                <w:tcW w:w="652" w:type="pc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5ADCDD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31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42" w:author="陈劼" w:date="2025-11-06T21:55:37Z">
              <w:tcPr>
                <w:tcW w:w="1376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7E21FC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今日是否有感染或疑似感染伤口？</w:t>
            </w:r>
          </w:p>
        </w:tc>
        <w:tc>
          <w:tcPr>
            <w:tcW w:w="1166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43" w:author="陈劼" w:date="2025-11-06T21:55:37Z">
              <w:tcPr>
                <w:tcW w:w="1048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61D6F0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□是 □否</w:t>
            </w:r>
          </w:p>
        </w:tc>
        <w:tc>
          <w:tcPr>
            <w:tcW w:w="1862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44" w:author="陈劼" w:date="2025-11-06T21:55:37Z">
              <w:tcPr>
                <w:tcW w:w="1923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5690ED4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del w:id="45" w:author="陈劼" w:date="2025-11-06T21:56:30Z">
              <w:r>
                <w:rPr>
                  <w:rFonts w:hint="eastAsia" w:ascii="宋体" w:hAnsi="宋体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  <w:delText>（</w:delText>
              </w:r>
            </w:del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为医护人员评估提供依据</w:t>
            </w:r>
            <w:del w:id="46" w:author="陈劼" w:date="2025-11-06T21:56:31Z">
              <w:r>
                <w:rPr>
                  <w:rFonts w:hint="eastAsia" w:ascii="宋体" w:hAnsi="宋体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  <w:delText>）</w:delText>
              </w:r>
            </w:del>
          </w:p>
        </w:tc>
      </w:tr>
      <w:tr w14:paraId="58D12A26">
        <w:tc>
          <w:tcPr>
            <w:tcW w:w="652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48" w:author="陈劼" w:date="2025-11-06T21:55:37Z">
              <w:tcPr>
                <w:tcW w:w="652" w:type="pc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F585FF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3. 护理操作</w:t>
            </w:r>
          </w:p>
        </w:tc>
        <w:tc>
          <w:tcPr>
            <w:tcW w:w="131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49" w:author="陈劼" w:date="2025-11-06T21:55:37Z">
              <w:tcPr>
                <w:tcW w:w="1376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F0253C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今日是否洗澡？</w:t>
            </w:r>
          </w:p>
        </w:tc>
        <w:tc>
          <w:tcPr>
            <w:tcW w:w="1166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50" w:author="陈劼" w:date="2025-11-06T21:55:37Z">
              <w:tcPr>
                <w:tcW w:w="1048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65EEC29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□是 □否</w:t>
            </w:r>
          </w:p>
        </w:tc>
        <w:tc>
          <w:tcPr>
            <w:tcW w:w="1862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51" w:author="陈劼" w:date="2025-11-06T21:55:37Z">
              <w:tcPr>
                <w:tcW w:w="1923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4B8200B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使用的洗液：□清水 □生理盐水 □其他：____</w:t>
            </w:r>
          </w:p>
        </w:tc>
      </w:tr>
      <w:tr w14:paraId="3E6FED01">
        <w:tc>
          <w:tcPr>
            <w:tcW w:w="652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53" w:author="陈劼" w:date="2025-11-06T21:55:37Z">
              <w:tcPr>
                <w:tcW w:w="652" w:type="pc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6DB449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31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54" w:author="陈劼" w:date="2025-11-06T21:55:37Z">
              <w:tcPr>
                <w:tcW w:w="1376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A65ED9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今日是否更换伤口敷料？</w:t>
            </w:r>
          </w:p>
        </w:tc>
        <w:tc>
          <w:tcPr>
            <w:tcW w:w="1166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55" w:author="陈劼" w:date="2025-11-06T21:55:37Z">
              <w:tcPr>
                <w:tcW w:w="1048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0B0592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□是 □否</w:t>
            </w:r>
          </w:p>
        </w:tc>
        <w:tc>
          <w:tcPr>
            <w:tcW w:w="1862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56" w:author="陈劼" w:date="2025-11-06T21:55:37Z">
              <w:tcPr>
                <w:tcW w:w="1923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1F32A17F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更换了____处伤口</w:t>
            </w:r>
          </w:p>
        </w:tc>
      </w:tr>
      <w:tr w14:paraId="058CFA8A">
        <w:tc>
          <w:tcPr>
            <w:tcW w:w="652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58" w:author="陈劼" w:date="2025-11-06T21:55:37Z">
              <w:tcPr>
                <w:tcW w:w="652" w:type="pc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141735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4. 疼痛与不适</w:t>
            </w:r>
          </w:p>
        </w:tc>
        <w:tc>
          <w:tcPr>
            <w:tcW w:w="131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59" w:author="陈劼" w:date="2025-11-06T21:55:37Z">
              <w:tcPr>
                <w:tcW w:w="1376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084D29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今日孩子是否因伤口/瘙痒明显哭闹？</w:t>
            </w:r>
          </w:p>
        </w:tc>
        <w:tc>
          <w:tcPr>
            <w:tcW w:w="1166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60" w:author="陈劼" w:date="2025-11-06T21:55:37Z">
              <w:tcPr>
                <w:tcW w:w="1048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572336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□是 □否</w:t>
            </w:r>
          </w:p>
        </w:tc>
        <w:tc>
          <w:tcPr>
            <w:tcW w:w="1862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61" w:author="陈劼" w:date="2025-11-06T21:55:37Z">
              <w:tcPr>
                <w:tcW w:w="1923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38EB57D3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 w14:paraId="43CB35E0">
        <w:tc>
          <w:tcPr>
            <w:tcW w:w="652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63" w:author="陈劼" w:date="2025-11-06T21:55:37Z">
              <w:tcPr>
                <w:tcW w:w="652" w:type="pc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A69553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31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64" w:author="陈劼" w:date="2025-11-06T21:55:37Z">
              <w:tcPr>
                <w:tcW w:w="1376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3AEBB4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今日是否使用了止痛药/止痒药？</w:t>
            </w:r>
          </w:p>
        </w:tc>
        <w:tc>
          <w:tcPr>
            <w:tcW w:w="1166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65" w:author="陈劼" w:date="2025-11-06T21:55:37Z">
              <w:tcPr>
                <w:tcW w:w="1048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BC4695F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□是 □否</w:t>
            </w:r>
          </w:p>
        </w:tc>
        <w:tc>
          <w:tcPr>
            <w:tcW w:w="1862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66" w:author="陈劼" w:date="2025-11-06T21:55:37Z">
              <w:tcPr>
                <w:tcW w:w="1923" w:type="pct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52527A7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药物名称：_______</w:t>
            </w:r>
          </w:p>
        </w:tc>
      </w:tr>
    </w:tbl>
    <w:p w14:paraId="66C7724F">
      <w:pPr>
        <w:keepNext w:val="0"/>
        <w:keepLines w:val="0"/>
        <w:widowControl/>
        <w:suppressLineNumbers w:val="0"/>
        <w:jc w:val="left"/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5F30CD2C">
      <w:pPr>
        <w:keepNext w:val="0"/>
        <w:keepLines w:val="0"/>
        <w:widowControl/>
        <w:suppressLineNumbers w:val="0"/>
        <w:jc w:val="left"/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41A53E44">
      <w:pPr>
        <w:keepNext w:val="0"/>
        <w:keepLines w:val="0"/>
        <w:widowControl/>
        <w:suppressLineNumbers w:val="0"/>
        <w:jc w:val="left"/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7E55B4A5">
      <w:pPr>
        <w:keepNext w:val="0"/>
        <w:keepLines w:val="0"/>
        <w:widowControl/>
        <w:suppressLineNumbers w:val="0"/>
        <w:jc w:val="left"/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2CE2BA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</w:pP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第二部分：重点伤口情况记录（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 </w:t>
      </w: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伤口类型：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 □新发 □已存在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7087"/>
      </w:tblGrid>
      <w:tr w14:paraId="1DE17E7D">
        <w:tc>
          <w:tcPr>
            <w:tcW w:w="7087" w:type="dxa"/>
            <w:vAlign w:val="center"/>
          </w:tcPr>
          <w:p w14:paraId="73C863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评估项目</w:t>
            </w:r>
          </w:p>
        </w:tc>
        <w:tc>
          <w:tcPr>
            <w:tcW w:w="7087" w:type="dxa"/>
            <w:vAlign w:val="center"/>
          </w:tcPr>
          <w:p w14:paraId="05E1FA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请选择最符合的情况（打√）</w:t>
            </w:r>
          </w:p>
        </w:tc>
      </w:tr>
      <w:tr w14:paraId="4143F876">
        <w:trPr>
          <w:trHeight w:val="378" w:hRule="atLeast"/>
        </w:trPr>
        <w:tc>
          <w:tcPr>
            <w:tcW w:w="7087" w:type="dxa"/>
            <w:vAlign w:val="center"/>
          </w:tcPr>
          <w:p w14:paraId="7A7576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伤口大小趋势</w:t>
            </w:r>
          </w:p>
        </w:tc>
        <w:tc>
          <w:tcPr>
            <w:tcW w:w="7087" w:type="dxa"/>
            <w:vAlign w:val="center"/>
          </w:tcPr>
          <w:p w14:paraId="1B0CED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□明显缩小 □略微缩小 □无变化 □略微扩大 □明显扩大</w:t>
            </w:r>
          </w:p>
        </w:tc>
      </w:tr>
      <w:tr w14:paraId="40D2CCDC">
        <w:tc>
          <w:tcPr>
            <w:tcW w:w="7087" w:type="dxa"/>
            <w:vAlign w:val="center"/>
          </w:tcPr>
          <w:p w14:paraId="44EE1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渗液量(与</w:t>
            </w:r>
            <w:del w:id="67" w:author="陈劼" w:date="2025-11-06T22:07:11Z">
              <w:r>
                <w:rPr>
                  <w:rStyle w:val="10"/>
                  <w:rFonts w:hint="eastAsia" w:asciiTheme="minorEastAsia" w:hAnsiTheme="minorEastAsia" w:eastAsiaTheme="minorEastAsia" w:cstheme="minorEastAsia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delText>昨</w:delText>
              </w:r>
            </w:del>
            <w:ins w:id="68" w:author="陈劼" w:date="2025-11-06T22:07:15Z">
              <w:r>
                <w:rPr>
                  <w:rStyle w:val="10"/>
                  <w:rFonts w:hint="eastAsia" w:asciiTheme="minorEastAsia" w:hAnsiTheme="minorEastAsia" w:cstheme="minorEastAsia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t>前</w:t>
              </w:r>
            </w:ins>
            <w:ins w:id="69" w:author="陈劼" w:date="2025-11-06T22:07:16Z">
              <w:r>
                <w:rPr>
                  <w:rStyle w:val="10"/>
                  <w:rFonts w:hint="eastAsia" w:asciiTheme="minorEastAsia" w:hAnsiTheme="minorEastAsia" w:cstheme="minorEastAsia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t>一</w:t>
              </w:r>
            </w:ins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日</w:t>
            </w:r>
            <w:ins w:id="70" w:author="陈劼" w:date="2025-11-06T22:07:22Z">
              <w:r>
                <w:rPr>
                  <w:rStyle w:val="10"/>
                  <w:rFonts w:hint="eastAsia" w:asciiTheme="minorEastAsia" w:hAnsiTheme="minorEastAsia" w:cstheme="minorEastAsia"/>
                  <w:b w:val="0"/>
                  <w:bCs w:val="0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t>相</w:t>
              </w:r>
            </w:ins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比)</w:t>
            </w:r>
          </w:p>
        </w:tc>
        <w:tc>
          <w:tcPr>
            <w:tcW w:w="7087" w:type="dxa"/>
            <w:vAlign w:val="center"/>
          </w:tcPr>
          <w:p w14:paraId="19D1B6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□很少(</w:t>
            </w:r>
            <w:del w:id="71" w:author="陈劼" w:date="2025-11-06T22:07:38Z">
              <w:r>
                <w:rPr>
                  <w:rFonts w:hint="default" w:asciiTheme="minorEastAsia" w:hAnsiTheme="minorEastAsia" w:eastAsia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delText>纱布</w:delText>
              </w:r>
            </w:del>
            <w:ins w:id="72" w:author="陈劼" w:date="2025-11-06T22:07:43Z">
              <w:r>
                <w:rPr>
                  <w:rFonts w:hint="eastAsia" w:asciiTheme="minorEastAsia" w:hAnsi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t>敷料</w:t>
              </w:r>
            </w:ins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微湿) □中等(浸透内层) □很多(浸透外层)</w:t>
            </w:r>
          </w:p>
        </w:tc>
      </w:tr>
      <w:tr w14:paraId="43B74722">
        <w:tc>
          <w:tcPr>
            <w:tcW w:w="7087" w:type="dxa"/>
            <w:vAlign w:val="center"/>
          </w:tcPr>
          <w:p w14:paraId="7952CC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3. 渗液性质</w:t>
            </w:r>
          </w:p>
        </w:tc>
        <w:tc>
          <w:tcPr>
            <w:tcW w:w="7087" w:type="dxa"/>
            <w:vAlign w:val="center"/>
          </w:tcPr>
          <w:p w14:paraId="701506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颜色：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□清澈 □淡黄 □黄绿 □淡红(血性) 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稠度：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□稀薄 □粘稠</w:t>
            </w:r>
          </w:p>
        </w:tc>
      </w:tr>
      <w:tr w14:paraId="0B07A3AB">
        <w:tc>
          <w:tcPr>
            <w:tcW w:w="7087" w:type="dxa"/>
            <w:vAlign w:val="center"/>
          </w:tcPr>
          <w:p w14:paraId="4E87146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Style w:val="10"/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伤口气味</w:t>
            </w:r>
          </w:p>
        </w:tc>
        <w:tc>
          <w:tcPr>
            <w:tcW w:w="7087" w:type="dxa"/>
            <w:vAlign w:val="center"/>
          </w:tcPr>
          <w:p w14:paraId="58790B49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□无味 □有异味</w:t>
            </w:r>
          </w:p>
        </w:tc>
      </w:tr>
      <w:tr w14:paraId="2A3EFC32">
        <w:tc>
          <w:tcPr>
            <w:tcW w:w="7087" w:type="dxa"/>
            <w:vAlign w:val="center"/>
          </w:tcPr>
          <w:p w14:paraId="027D1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. </w:t>
            </w: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伤口组织</w:t>
            </w:r>
          </w:p>
        </w:tc>
        <w:tc>
          <w:tcPr>
            <w:tcW w:w="7087" w:type="dxa"/>
            <w:vAlign w:val="center"/>
          </w:tcPr>
          <w:p w14:paraId="4CB399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□红</w:t>
            </w:r>
            <w:del w:id="73" w:author="陈劼" w:date="2025-11-06T22:08:26Z">
              <w:r>
                <w:rPr>
                  <w:rFonts w:hint="default" w:asciiTheme="minorEastAsia" w:hAnsiTheme="minorEastAsia" w:eastAsia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delText>润</w:delText>
              </w:r>
            </w:del>
            <w:ins w:id="74" w:author="陈劼" w:date="2025-11-06T22:08:27Z">
              <w:r>
                <w:rPr>
                  <w:rFonts w:hint="eastAsia" w:asciiTheme="minorEastAsia" w:hAnsi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t>色</w:t>
              </w:r>
            </w:ins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(健康肉芽) □</w:t>
            </w:r>
            <w:del w:id="75" w:author="陈劼" w:date="2025-11-06T22:08:34Z">
              <w:r>
                <w:rPr>
                  <w:rFonts w:hint="eastAsia" w:asciiTheme="minorEastAsia" w:hAnsiTheme="minorEastAsia" w:eastAsia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delText>苍</w:delText>
              </w:r>
            </w:del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白</w:t>
            </w:r>
            <w:ins w:id="76" w:author="陈劼" w:date="2025-11-06T22:08:36Z">
              <w:r>
                <w:rPr>
                  <w:rFonts w:hint="eastAsia" w:asciiTheme="minorEastAsia" w:hAnsi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t>色</w:t>
              </w:r>
            </w:ins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□黄色</w:t>
            </w:r>
            <w:del w:id="77" w:author="陈劼" w:date="2025-11-06T22:08:39Z">
              <w:r>
                <w:rPr>
                  <w:rFonts w:hint="eastAsia" w:asciiTheme="minorEastAsia" w:hAnsiTheme="minorEastAsia" w:eastAsia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delText>腐肉</w:delText>
              </w:r>
            </w:del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□黑色</w:t>
            </w:r>
            <w:del w:id="78" w:author="陈劼" w:date="2025-11-06T22:08:41Z">
              <w:r>
                <w:rPr>
                  <w:rFonts w:hint="eastAsia" w:asciiTheme="minorEastAsia" w:hAnsiTheme="minorEastAsia" w:eastAsia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delText>结</w:delText>
              </w:r>
            </w:del>
            <w:del w:id="79" w:author="陈劼" w:date="2025-11-06T22:08:42Z">
              <w:r>
                <w:rPr>
                  <w:rFonts w:hint="eastAsia" w:asciiTheme="minorEastAsia" w:hAnsiTheme="minorEastAsia" w:eastAsia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delText>痂</w:delText>
              </w:r>
            </w:del>
          </w:p>
        </w:tc>
      </w:tr>
      <w:tr w14:paraId="2F81DE66">
        <w:tc>
          <w:tcPr>
            <w:tcW w:w="7087" w:type="dxa"/>
            <w:vAlign w:val="center"/>
          </w:tcPr>
          <w:p w14:paraId="35D34E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. 周围皮肤</w:t>
            </w:r>
          </w:p>
        </w:tc>
        <w:tc>
          <w:tcPr>
            <w:tcW w:w="7087" w:type="dxa"/>
            <w:vAlign w:val="center"/>
          </w:tcPr>
          <w:p w14:paraId="48D3DA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□正常 □红肿 □浸渍(发白/起皱) □有新水疱/皮疹</w:t>
            </w:r>
          </w:p>
        </w:tc>
      </w:tr>
      <w:tr w14:paraId="5C6BEC19">
        <w:tc>
          <w:tcPr>
            <w:tcW w:w="7087" w:type="dxa"/>
            <w:vAlign w:val="center"/>
          </w:tcPr>
          <w:p w14:paraId="63CD2C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. 疼痛评估(换药时)</w:t>
            </w:r>
          </w:p>
        </w:tc>
        <w:tc>
          <w:tcPr>
            <w:tcW w:w="7087" w:type="dxa"/>
            <w:vAlign w:val="center"/>
          </w:tcPr>
          <w:p w14:paraId="40E484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0-10分：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0 1 2 3 4 5 6 7 8 9 10 (不痛 → 剧痛) 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是否使用镇痛措施：</w:t>
            </w:r>
            <w:ins w:id="80" w:author="陈劼" w:date="2025-11-06T22:09:13Z">
              <w:r>
                <w:rPr>
                  <w:rFonts w:hint="eastAsia" w:asciiTheme="minorEastAsia" w:hAnsiTheme="minorEastAsia" w:eastAsia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t>□否</w:t>
              </w:r>
            </w:ins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 □是 (□药物 □非药物) </w:t>
            </w:r>
            <w:del w:id="81" w:author="陈劼" w:date="2025-11-06T22:09:12Z">
              <w:r>
                <w:rPr>
                  <w:rFonts w:hint="eastAsia" w:asciiTheme="minorEastAsia" w:hAnsiTheme="minorEastAsia" w:eastAsia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delText>□否</w:delText>
              </w:r>
            </w:del>
          </w:p>
        </w:tc>
      </w:tr>
      <w:tr w14:paraId="5030551E">
        <w:tc>
          <w:tcPr>
            <w:tcW w:w="7087" w:type="dxa"/>
            <w:vAlign w:val="center"/>
          </w:tcPr>
          <w:p w14:paraId="57C0C1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. 本次使用敷料</w:t>
            </w:r>
          </w:p>
        </w:tc>
        <w:tc>
          <w:tcPr>
            <w:tcW w:w="7087" w:type="dxa"/>
            <w:vAlign w:val="center"/>
          </w:tcPr>
          <w:p w14:paraId="168F96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类型：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□泡沫敷料 □硅胶敷料 □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水凝胶敷料 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□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含银敷料 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□其他</w:t>
            </w:r>
            <w:ins w:id="82" w:author="陈劼" w:date="2025-11-06T22:09:59Z">
              <w:r>
                <w:rPr>
                  <w:rFonts w:hint="eastAsia" w:asciiTheme="minorEastAsia" w:hAnsi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single"/>
                  <w:lang w:val="en-US" w:eastAsia="zh-CN" w:bidi="ar"/>
                </w:rPr>
                <w:t xml:space="preserve">        </w:t>
              </w:r>
            </w:ins>
            <w:del w:id="83" w:author="陈劼" w:date="2025-11-06T22:09:59Z">
              <w:r>
                <w:rPr>
                  <w:rFonts w:hint="eastAsia" w:asciiTheme="minorEastAsia" w:hAnsi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</w:rPr>
                <w:delText>——</w:delText>
              </w:r>
            </w:del>
          </w:p>
        </w:tc>
      </w:tr>
      <w:tr w14:paraId="1C025E95">
        <w:tc>
          <w:tcPr>
            <w:tcW w:w="7087" w:type="dxa"/>
            <w:vAlign w:val="center"/>
          </w:tcPr>
          <w:p w14:paraId="2EF44EA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Style w:val="10"/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0"/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本次使用药物</w:t>
            </w:r>
          </w:p>
        </w:tc>
        <w:tc>
          <w:tcPr>
            <w:tcW w:w="7087" w:type="dxa"/>
            <w:vAlign w:val="center"/>
          </w:tcPr>
          <w:p w14:paraId="62F11397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□是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（具体药物）</w:t>
            </w:r>
            <w:del w:id="84" w:author="陈劼" w:date="2025-11-06T22:09:30Z">
              <w:r>
                <w:rPr>
                  <w:rFonts w:hint="default" w:asciiTheme="minorEastAsia" w:hAnsi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single"/>
                  <w:lang w:val="en-US" w:eastAsia="zh-CN" w:bidi="ar"/>
                  <w:rPrChange w:id="85" w:author="陈劼" w:date="2025-11-06T22:09:41Z">
                    <w:rPr>
                      <w:rFonts w:hint="default" w:asciiTheme="minorEastAsia" w:hAnsi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rPrChange>
                </w:rPr>
                <w:delText>——</w:delText>
              </w:r>
            </w:del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single"/>
                <w:lang w:val="en-US" w:eastAsia="zh-CN" w:bidi="ar"/>
                <w:rPrChange w:id="86" w:author="陈劼" w:date="2025-11-06T22:09:41Z">
                  <w:rPr>
                    <w:rFonts w:hint="eastAsia" w:asciiTheme="minorEastAsia" w:hAnsiTheme="minorEastAsia" w:cstheme="minorEastAsia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24"/>
                    <w:szCs w:val="24"/>
                    <w:u w:val="none"/>
                    <w:lang w:val="en-US" w:eastAsia="zh-CN" w:bidi="ar"/>
                  </w:rPr>
                </w:rPrChange>
              </w:rPr>
              <w:t xml:space="preserve"> </w:t>
            </w:r>
            <w:ins w:id="87" w:author="陈劼" w:date="2025-11-06T22:09:44Z">
              <w:r>
                <w:rPr>
                  <w:rFonts w:hint="eastAsia" w:asciiTheme="minorEastAsia" w:hAnsi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single"/>
                  <w:lang w:val="en-US" w:eastAsia="zh-CN" w:bidi="ar"/>
                </w:rPr>
                <w:t xml:space="preserve">  </w:t>
              </w:r>
            </w:ins>
            <w:ins w:id="88" w:author="陈劼" w:date="2025-11-06T22:09:45Z">
              <w:r>
                <w:rPr>
                  <w:rFonts w:hint="eastAsia" w:asciiTheme="minorEastAsia" w:hAnsi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single"/>
                  <w:lang w:val="en-US" w:eastAsia="zh-CN" w:bidi="ar"/>
                </w:rPr>
                <w:t xml:space="preserve">   </w:t>
              </w:r>
            </w:ins>
            <w:ins w:id="89" w:author="陈劼" w:date="2025-11-06T22:09:47Z">
              <w:r>
                <w:rPr>
                  <w:rFonts w:hint="eastAsia" w:asciiTheme="minorEastAsia" w:hAnsi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single"/>
                  <w:lang w:val="en-US" w:eastAsia="zh-CN" w:bidi="ar"/>
                </w:rPr>
                <w:t xml:space="preserve">  </w:t>
              </w:r>
            </w:ins>
            <w:ins w:id="90" w:author="陈劼" w:date="2025-11-06T22:09:48Z">
              <w:r>
                <w:rPr>
                  <w:rFonts w:hint="eastAsia" w:asciiTheme="minorEastAsia" w:hAnsiTheme="minorEastAsia" w:cstheme="minorEastAsia"/>
                  <w:i w:val="0"/>
                  <w:iCs w:val="0"/>
                  <w:caps w:val="0"/>
                  <w:color w:val="0F1115"/>
                  <w:spacing w:val="0"/>
                  <w:kern w:val="0"/>
                  <w:sz w:val="24"/>
                  <w:szCs w:val="24"/>
                  <w:u w:val="none"/>
                  <w:lang w:val="en-US" w:eastAsia="zh-CN" w:bidi="ar"/>
                  <w:rPrChange w:id="91" w:author="陈劼" w:date="2025-11-06T22:09:51Z">
                    <w:rPr>
                      <w:rFonts w:hint="eastAsia" w:asciiTheme="minorEastAsia" w:hAnsi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u w:val="single"/>
                      <w:lang w:val="en-US" w:eastAsia="zh-CN" w:bidi="ar"/>
                    </w:rPr>
                  </w:rPrChange>
                </w:rPr>
                <w:t xml:space="preserve">  </w:t>
              </w:r>
            </w:ins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□否</w:t>
            </w:r>
          </w:p>
        </w:tc>
      </w:tr>
    </w:tbl>
    <w:p w14:paraId="24293D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  <w:lang w:val="en-US" w:eastAsia="zh-CN"/>
        </w:rPr>
        <w:t>第三部分：本周小结与提醒（每周日填写一次）</w:t>
      </w:r>
    </w:p>
    <w:p w14:paraId="48110B93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本周护理，我最满意的地方是： （可多选）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换药速度更快了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 xml:space="preserve">孩子更配合了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找到了更合适的敷料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 xml:space="preserve">伤口有明显好转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□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 xml:space="preserve">我自己的心态更平稳了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其他：____________________</w:t>
      </w:r>
    </w:p>
    <w:p w14:paraId="7CD15ED8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本周遇到的困难或疑问是： （可多选）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敷料容易脱落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 xml:space="preserve">伤口渗液多，不好处理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孩子疼痛/瘙痒严重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 xml:space="preserve">遇到新的护理问题，不知道如何处理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其他：____________________</w:t>
      </w:r>
    </w:p>
    <w:p w14:paraId="699D6726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需要咨询医生/护士的问题：</w:t>
      </w:r>
    </w:p>
    <w:p w14:paraId="7387334F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</w:p>
    <w:p w14:paraId="3DC1E783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</w:p>
    <w:p w14:paraId="2029FC02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</w:p>
    <w:p w14:paraId="6B60D09D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</w:p>
    <w:p w14:paraId="07281097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</w:p>
    <w:p w14:paraId="166977E4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</w:p>
    <w:p w14:paraId="0874AD17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</w:p>
    <w:p w14:paraId="63703241">
      <w:pPr>
        <w:rPr>
          <w:rStyle w:val="10"/>
          <w:rFonts w:hint="eastAsia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4AF9B306">
      <w:pPr>
        <w:rPr>
          <w:rStyle w:val="10"/>
          <w:rFonts w:hint="eastAsia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08DD09AC">
      <w:pPr>
        <w:rPr>
          <w:rStyle w:val="10"/>
          <w:rFonts w:hint="eastAsia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3A768A6B">
      <w:pPr>
        <w:rPr>
          <w:rStyle w:val="10"/>
          <w:rFonts w:hint="eastAsia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1CAEA864">
      <w:pPr>
        <w:rPr>
          <w:rStyle w:val="10"/>
          <w:rFonts w:hint="default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32"/>
          <w:szCs w:val="32"/>
          <w:u w:val="none"/>
          <w:lang w:val="en-US" w:eastAsia="zh-CN"/>
        </w:rPr>
      </w:pPr>
      <w:r>
        <w:rPr>
          <w:rStyle w:val="10"/>
          <w:rFonts w:hint="eastAsia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32"/>
          <w:szCs w:val="32"/>
          <w:u w:val="none"/>
        </w:rPr>
        <w:t>EB患儿居家换药操作核查表</w:t>
      </w:r>
      <w:r>
        <w:rPr>
          <w:rStyle w:val="10"/>
          <w:rFonts w:hint="eastAsia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32"/>
          <w:szCs w:val="32"/>
          <w:u w:val="none"/>
          <w:lang w:eastAsia="zh-CN"/>
        </w:rPr>
        <w:t>（</w:t>
      </w:r>
      <w:r>
        <w:rPr>
          <w:rStyle w:val="10"/>
          <w:rFonts w:hint="eastAsia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32"/>
          <w:szCs w:val="32"/>
          <w:u w:val="none"/>
          <w:lang w:val="en-US" w:eastAsia="zh-CN"/>
        </w:rPr>
        <w:t>照护者版）</w:t>
      </w:r>
    </w:p>
    <w:p w14:paraId="087897E9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患儿姓名： __________</w:t>
      </w:r>
    </w:p>
    <w:p w14:paraId="5D8FAA2C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换药日期： ____年____月____日</w:t>
      </w:r>
    </w:p>
    <w:p w14:paraId="61C56EB9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伤口部位： __________</w:t>
      </w:r>
    </w:p>
    <w:p w14:paraId="02897357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操作人： __________</w:t>
      </w:r>
    </w:p>
    <w:p w14:paraId="2F48D76B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  <w:tblPrChange w:id="92" w:author="陈劼" w:date="2025-11-06T22:14:54Z">
          <w:tblPr>
            <w:tblStyle w:val="7"/>
            <w:tblW w:w="0" w:type="auto"/>
            <w:tblInd w:w="0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shd w:val="clear" w:color="auto" w:fill="auto"/>
            <w:tblLayout w:type="autofit"/>
            <w:tblCellMar>
              <w:top w:w="15" w:type="dxa"/>
              <w:left w:w="15" w:type="dxa"/>
              <w:bottom w:w="15" w:type="dxa"/>
              <w:right w:w="15" w:type="dxa"/>
            </w:tblCellMar>
          </w:tblPr>
        </w:tblPrChange>
      </w:tblPr>
      <w:tblGrid>
        <w:gridCol w:w="1734"/>
        <w:gridCol w:w="6266"/>
        <w:gridCol w:w="1738"/>
        <w:gridCol w:w="4540"/>
        <w:tblGridChange w:id="93">
          <w:tblGrid>
            <w:gridCol w:w="1734"/>
            <w:gridCol w:w="6445"/>
            <w:gridCol w:w="1120"/>
            <w:gridCol w:w="4979"/>
          </w:tblGrid>
        </w:tblGridChange>
      </w:tblGrid>
      <w:tr w14:paraId="2580DB18">
        <w:trPr>
          <w:tblHeader/>
          <w:trPrChange w:id="94" w:author="陈劼" w:date="2025-11-06T22:14:54Z">
            <w:trPr>
              <w:tblHeader/>
            </w:trPr>
          </w:trPrChange>
        </w:trPr>
        <w:tc>
          <w:tcPr>
            <w:tcW w:w="1734" w:type="dxa"/>
            <w:tcBorders>
              <w:top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95" w:author="陈劼" w:date="2025-11-06T22:14:54Z">
              <w:tcPr>
                <w:tcW w:w="1734" w:type="dxa"/>
                <w:tcBorders>
                  <w:top w:val="nil"/>
                </w:tcBorders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68AB05C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阶段</w:t>
            </w:r>
          </w:p>
        </w:tc>
        <w:tc>
          <w:tcPr>
            <w:tcW w:w="6266" w:type="dxa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96" w:author="陈劼" w:date="2025-11-06T22:14:54Z">
              <w:tcPr>
                <w:tcW w:w="6445" w:type="dxa"/>
                <w:tcBorders>
                  <w:top w:val="nil"/>
                </w:tcBorders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24BFFC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操作步骤</w:t>
            </w:r>
          </w:p>
        </w:tc>
        <w:tc>
          <w:tcPr>
            <w:tcW w:w="1738" w:type="dxa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97" w:author="陈劼" w:date="2025-11-06T22:14:54Z">
              <w:tcPr>
                <w:tcW w:w="1041" w:type="dxa"/>
                <w:tcBorders>
                  <w:top w:val="nil"/>
                </w:tcBorders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4B9F2D2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del w:id="98" w:author="陈劼" w:date="2025-11-06T22:14:02Z">
              <w:r>
                <w:rPr>
                  <w:rFonts w:hint="default" w:asciiTheme="minorEastAsia" w:hAnsiTheme="minorEastAsia" w:eastAsia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delText>完成 (√)</w:delText>
              </w:r>
            </w:del>
            <w:ins w:id="99" w:author="陈劼" w:date="2025-11-06T22:14:03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完成</w:t>
              </w:r>
            </w:ins>
          </w:p>
        </w:tc>
        <w:tc>
          <w:tcPr>
            <w:tcW w:w="4540" w:type="dxa"/>
            <w:tcBorders>
              <w:top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00" w:author="陈劼" w:date="2025-11-06T22:14:54Z">
              <w:tcPr>
                <w:tcW w:w="5058" w:type="dxa"/>
                <w:tcBorders>
                  <w:top w:val="nil"/>
                </w:tcBorders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A7B624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备注/关键要点</w:t>
            </w:r>
          </w:p>
        </w:tc>
      </w:tr>
      <w:tr w14:paraId="0C669B35">
        <w:tc>
          <w:tcPr>
            <w:tcW w:w="1734" w:type="dxa"/>
            <w:vMerge w:val="restar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02" w:author="陈劼" w:date="2025-11-06T22:14:54Z">
              <w:tcPr>
                <w:tcW w:w="1734" w:type="dxa"/>
                <w:vMerge w:val="restar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2414D6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【准备阶段】</w:t>
            </w: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03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0E66794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1. 环境准备：选择光线明亮、干净的操作台面，并已用消毒液擦拭。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04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82C24A9">
            <w:pPr>
              <w:jc w:val="both"/>
              <w:rPr>
                <w:ins w:id="105" w:author="陈劼" w:date="2025-11-06T22:14:33Z"/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del w:id="106" w:author="陈劼" w:date="2025-11-06T22:14:17Z">
              <w:r>
                <w:rPr>
                  <w:rFonts w:hint="eastAsia" w:asciiTheme="minorEastAsia" w:hAnsiTheme="minorEastAsia" w:eastAsia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delText>□</w:delText>
              </w:r>
            </w:del>
            <w:ins w:id="107" w:author="陈劼" w:date="2025-11-06T22:14:18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</w:t>
              </w:r>
            </w:ins>
            <w:ins w:id="108" w:author="陈劼" w:date="2025-11-06T22:14:15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是</w:t>
              </w:r>
            </w:ins>
          </w:p>
          <w:p w14:paraId="358278B0">
            <w:pPr>
              <w:jc w:val="both"/>
              <w:rPr>
                <w:ins w:id="109" w:author="陈劼" w:date="2025-11-06T22:14:34Z"/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10" w:author="陈劼" w:date="2025-11-06T22:14:34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</w:t>
              </w:r>
            </w:ins>
            <w:ins w:id="111" w:author="陈劼" w:date="2025-11-06T22:14:46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否</w:t>
              </w:r>
            </w:ins>
          </w:p>
          <w:p w14:paraId="041F2BE9">
            <w:pPr>
              <w:jc w:val="both"/>
              <w:rPr>
                <w:ins w:id="112" w:author="陈劼" w:date="2025-11-06T22:14:26Z"/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13" w:author="陈劼" w:date="2025-11-06T22:14:35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</w:t>
              </w:r>
            </w:ins>
            <w:ins w:id="114" w:author="陈劼" w:date="2025-11-06T22:14:40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不适</w:t>
              </w:r>
            </w:ins>
            <w:ins w:id="115" w:author="陈劼" w:date="2025-11-06T22:14:42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用</w:t>
              </w:r>
            </w:ins>
          </w:p>
          <w:p w14:paraId="4395C062">
            <w:pPr>
              <w:jc w:val="both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16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178FFC82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避免在灰尘多、有宠物走动的地方进行。</w:t>
            </w:r>
          </w:p>
        </w:tc>
      </w:tr>
      <w:tr w14:paraId="2E7D35D2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18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6581C44C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19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DCE5A61">
            <w:pPr>
              <w:numPr>
                <w:ilvl w:val="0"/>
                <w:numId w:val="3"/>
              </w:numPr>
              <w:jc w:val="both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物品准备：一次性备齐所有所需物品。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 无菌敷料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（如泡沫敷料、含银敷料等）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 □ 生理盐水 □ 无菌棉签/纱布 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 无菌手套 □ 剪刀（2把，清洁/无菌） □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无菌针头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□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绷带/管状弹力网套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□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医用胶带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□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润肤剂（如凡士林）</w:t>
            </w:r>
          </w:p>
          <w:p w14:paraId="2DF556A4">
            <w:pPr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非必要准备□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普朗特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 油纱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 黏胶祛除剂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 xml:space="preserve"> 水凝胶敷料（用于厚痂）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20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5C645B6">
            <w:pPr>
              <w:jc w:val="both"/>
              <w:rPr>
                <w:ins w:id="121" w:author="陈劼" w:date="2025-11-06T22:15:01Z"/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22" w:author="陈劼" w:date="2025-11-06T22:15:01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□是</w:t>
              </w:r>
            </w:ins>
          </w:p>
          <w:p w14:paraId="124CBF93">
            <w:pPr>
              <w:jc w:val="both"/>
              <w:rPr>
                <w:ins w:id="123" w:author="陈劼" w:date="2025-11-06T22:15:01Z"/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24" w:author="陈劼" w:date="2025-11-06T22:15:01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□否</w:t>
              </w:r>
            </w:ins>
          </w:p>
          <w:p w14:paraId="114E17EF">
            <w:pPr>
              <w:jc w:val="both"/>
              <w:rPr>
                <w:ins w:id="125" w:author="陈劼" w:date="2025-11-06T22:15:01Z"/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26" w:author="陈劼" w:date="2025-11-06T22:15:01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□不适用</w:t>
              </w:r>
            </w:ins>
          </w:p>
          <w:p w14:paraId="39C4759C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del w:id="127" w:author="陈劼" w:date="2025-11-06T22:15:01Z">
              <w:r>
                <w:rPr>
                  <w:rFonts w:hint="eastAsia" w:asciiTheme="minorEastAsia" w:hAnsiTheme="minorEastAsia" w:eastAsia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delText>□</w:delText>
              </w:r>
            </w:del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28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7214BFB4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检查敷料有效期。提前裁剪好敷料。</w:t>
            </w:r>
          </w:p>
        </w:tc>
      </w:tr>
      <w:tr w14:paraId="7FEF5B3E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30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8918A6B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31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DB16D4C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3. 人员准备：操作者洗手（流动水+洗手液），并佩戴口罩。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32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EA7B5BF">
            <w:pPr>
              <w:jc w:val="both"/>
              <w:rPr>
                <w:ins w:id="133" w:author="陈劼" w:date="2025-11-06T22:15:08Z"/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34" w:author="陈劼" w:date="2025-11-06T22:15:08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□是</w:t>
              </w:r>
            </w:ins>
          </w:p>
          <w:p w14:paraId="71E1E910">
            <w:pPr>
              <w:jc w:val="both"/>
              <w:rPr>
                <w:ins w:id="135" w:author="陈劼" w:date="2025-11-06T22:15:08Z"/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36" w:author="陈劼" w:date="2025-11-06T22:15:08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□否</w:t>
              </w:r>
            </w:ins>
          </w:p>
          <w:p w14:paraId="4D8DE26A">
            <w:pPr>
              <w:jc w:val="both"/>
              <w:rPr>
                <w:ins w:id="137" w:author="陈劼" w:date="2025-11-06T22:15:08Z"/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38" w:author="陈劼" w:date="2025-11-06T22:15:08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□不适用</w:t>
              </w:r>
            </w:ins>
          </w:p>
          <w:p w14:paraId="6FE12C7E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del w:id="139" w:author="陈劼" w:date="2025-11-06T22:15:08Z">
              <w:r>
                <w:rPr>
                  <w:rFonts w:hint="eastAsia" w:asciiTheme="minorEastAsia" w:hAnsiTheme="minorEastAsia" w:eastAsia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delText>□</w:delText>
              </w:r>
            </w:del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40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7728A098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洗手时间不少于40秒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，七部洗手法</w:t>
            </w:r>
            <w:ins w:id="141" w:author="陈劼" w:date="2025-11-06T22:12:22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。</w:t>
              </w:r>
            </w:ins>
          </w:p>
        </w:tc>
      </w:tr>
      <w:tr w14:paraId="5E8A9C72">
        <w:tc>
          <w:tcPr>
            <w:tcW w:w="1734" w:type="dxa"/>
            <w:vMerge w:val="restar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43" w:author="陈劼" w:date="2025-11-06T22:14:54Z">
              <w:tcPr>
                <w:tcW w:w="1734" w:type="dxa"/>
                <w:vMerge w:val="restar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C50898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【去除旧敷料】</w:t>
            </w: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44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69F52B4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4. 手部消毒：洗手后，使用快速手消毒液再次消毒双手。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45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007E348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  <w:ins w:id="146" w:author="陈劼" w:date="2025-11-06T22:15:21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此后</w:t>
              </w:r>
            </w:ins>
            <w:ins w:id="147" w:author="陈劼" w:date="2025-11-06T22:15:16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同上</w:t>
              </w:r>
            </w:ins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48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41260F4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 w14:paraId="22419815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50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CEC5839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51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1C7EA18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5. 软化敷料：若敷料粘连，使用生理盐水浸湿边缘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或使用粘胶去除剂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52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D028B8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53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5E084FF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耐心软化，切勿强行撕扯。</w:t>
            </w:r>
          </w:p>
        </w:tc>
      </w:tr>
      <w:tr w14:paraId="2019A6C6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55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86B2C63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56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302048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6. 轻柔去除：沿平行于皮肤的方向，缓慢轻柔地揭除旧敷料。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57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60D7E2B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58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3320698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观察患儿反应，如疼痛剧烈可暂停。</w:t>
            </w:r>
          </w:p>
        </w:tc>
      </w:tr>
      <w:tr w14:paraId="5CCC0948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60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142120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61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ED220B9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7. 敷料处理：将旧敷料直接放入垃圾袋。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62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F46AC8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63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3886B8BC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避免污染环境。</w:t>
            </w:r>
          </w:p>
        </w:tc>
      </w:tr>
      <w:tr w14:paraId="1AF83554">
        <w:tc>
          <w:tcPr>
            <w:tcW w:w="1734" w:type="dxa"/>
            <w:vMerge w:val="restar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65" w:author="陈劼" w:date="2025-11-06T22:14:54Z">
              <w:tcPr>
                <w:tcW w:w="1734" w:type="dxa"/>
                <w:vMerge w:val="restar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7D407D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【伤口处理】</w:t>
            </w: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66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AF768CF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8. 戴手套：佩戴无菌手套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或使用手消</w:t>
            </w:r>
            <w:ins w:id="167" w:author="陈劼" w:date="2025-11-06T22:12:09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溶液</w:t>
              </w:r>
            </w:ins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消毒双手。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68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E209005">
            <w:pPr>
              <w:jc w:val="both"/>
              <w:rPr>
                <w:ins w:id="169" w:author="陈劼" w:date="2025-11-06T22:15:27Z"/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70" w:author="陈劼" w:date="2025-11-06T22:15:27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□是</w:t>
              </w:r>
            </w:ins>
          </w:p>
          <w:p w14:paraId="0459D54F">
            <w:pPr>
              <w:jc w:val="both"/>
              <w:rPr>
                <w:ins w:id="171" w:author="陈劼" w:date="2025-11-06T22:15:27Z"/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72" w:author="陈劼" w:date="2025-11-06T22:15:27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□否</w:t>
              </w:r>
            </w:ins>
          </w:p>
          <w:p w14:paraId="70DB7CE0">
            <w:pPr>
              <w:jc w:val="both"/>
              <w:rPr>
                <w:ins w:id="173" w:author="陈劼" w:date="2025-11-06T22:15:27Z"/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174" w:author="陈劼" w:date="2025-11-06T22:15:27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□不适用</w:t>
              </w:r>
            </w:ins>
          </w:p>
          <w:p w14:paraId="578BA4F4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del w:id="175" w:author="陈劼" w:date="2025-11-06T22:15:27Z">
              <w:r>
                <w:rPr>
                  <w:rFonts w:hint="eastAsia" w:asciiTheme="minorEastAsia" w:hAnsiTheme="minorEastAsia" w:eastAsia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delText>□</w:delText>
              </w:r>
            </w:del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76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2D11651A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防止交叉感染</w:t>
            </w:r>
            <w:ins w:id="177" w:author="陈劼" w:date="2025-11-06T22:12:16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。</w:t>
              </w:r>
            </w:ins>
          </w:p>
        </w:tc>
      </w:tr>
      <w:tr w14:paraId="1DBDC63A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79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06FF8BD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80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6596DC8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9. 伤口清洁：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清洁伤口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使用生理盐水，从伤口中心向外方式轻柔清洁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；疑似感染或感染伤口使用普朗特溶液浸湿纱布后进行湿敷10min。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81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BB28256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82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7435C0E7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或用注射器脉冲式冲洗。</w:t>
            </w:r>
          </w:p>
        </w:tc>
      </w:tr>
      <w:tr w14:paraId="5334C257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84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66ADE3CB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85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877DF2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10. 伤口评估：按照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“居家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伤口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评估与路径图”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观察伤口颜色、渗液、气味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86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4CCE698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87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28127A6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如有感染迹象（红绿灯卡的“黄/红灯”），暂停并咨询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医生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0A7BEAC1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89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53520EA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90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13523C8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11. 水疱处理：如有新发张力性水疱，用无菌针头从低点刺破，并保留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未感染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疱皮。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91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6DD1BF3B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92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4B44BF4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（如无水疱，此步跳过）</w:t>
            </w:r>
          </w:p>
        </w:tc>
      </w:tr>
      <w:tr w14:paraId="3C758345">
        <w:tc>
          <w:tcPr>
            <w:tcW w:w="1734" w:type="dxa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94" w:author="陈劼" w:date="2025-11-06T22:14:54Z">
              <w:tcPr>
                <w:tcW w:w="1734" w:type="dxa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85D20BD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95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67F8B03">
            <w:pPr>
              <w:numPr>
                <w:ilvl w:val="0"/>
                <w:numId w:val="4"/>
              </w:numPr>
              <w:jc w:val="both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清洁伤口：使用不粘敷料覆盖；污染伤口：使用含银敷料（提前使用无菌剪刀进行裁剪）覆盖后，使用不粘敷料覆盖；渗液量较大的伤口使用泡沫敷料。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196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1C8629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197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74CBCF0A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 w14:paraId="772D35A5">
        <w:tc>
          <w:tcPr>
            <w:tcW w:w="1734" w:type="dxa"/>
            <w:vMerge w:val="restar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199" w:author="陈劼" w:date="2025-11-06T22:14:54Z">
              <w:tcPr>
                <w:tcW w:w="1734" w:type="dxa"/>
                <w:vMerge w:val="restar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6142CBA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【更换敷料】</w:t>
            </w: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00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BDD13C6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. 更换手套/洗手：处理完旧敷料和伤口后，更换新手套或再次洗手。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01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8E77AA2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202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7C70B08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防止交叉感染的关键步骤！</w:t>
            </w:r>
          </w:p>
        </w:tc>
      </w:tr>
      <w:tr w14:paraId="1A7504DD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204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5DB71DF8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05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666BBC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. 涂抹保护膜：在伤口周围健康皮肤上涂抹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润肤剂，如凡士林、液体石蜡等，不建议使用含有十二烷基硫酸钠成分的润肤产品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06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364AE4E">
            <w:pPr>
              <w:jc w:val="both"/>
              <w:rPr>
                <w:ins w:id="207" w:author="陈劼" w:date="2025-11-06T22:15:38Z"/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208" w:author="陈劼" w:date="2025-11-06T22:15:38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□是</w:t>
              </w:r>
            </w:ins>
          </w:p>
          <w:p w14:paraId="4C1650A8">
            <w:pPr>
              <w:jc w:val="both"/>
              <w:rPr>
                <w:ins w:id="209" w:author="陈劼" w:date="2025-11-06T22:15:38Z"/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210" w:author="陈劼" w:date="2025-11-06T22:15:38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□否</w:t>
              </w:r>
            </w:ins>
          </w:p>
          <w:p w14:paraId="46736A50">
            <w:pPr>
              <w:jc w:val="both"/>
              <w:rPr>
                <w:ins w:id="211" w:author="陈劼" w:date="2025-11-06T22:15:38Z"/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ins w:id="212" w:author="陈劼" w:date="2025-11-06T22:15:38Z">
              <w:r>
                <w:rPr>
                  <w:rFonts w:hint="eastAsia" w:asciiTheme="minorEastAsia" w:hAnsi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t>□不适用</w:t>
              </w:r>
            </w:ins>
          </w:p>
          <w:p w14:paraId="342A523A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del w:id="213" w:author="陈劼" w:date="2025-11-06T22:15:38Z">
              <w:r>
                <w:rPr>
                  <w:rFonts w:hint="eastAsia" w:asciiTheme="minorEastAsia" w:hAnsiTheme="minorEastAsia" w:eastAsiaTheme="minorEastAsia" w:cstheme="minorEastAsia"/>
                  <w:b w:val="0"/>
                  <w:bCs w:val="0"/>
                  <w:sz w:val="24"/>
                  <w:szCs w:val="24"/>
                  <w:lang w:val="en-US" w:eastAsia="zh-CN"/>
                </w:rPr>
                <w:delText>□</w:delText>
              </w:r>
            </w:del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214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77257466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形成保护层，防止浸渍。</w:t>
            </w:r>
          </w:p>
        </w:tc>
      </w:tr>
      <w:tr w14:paraId="52059E28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216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7F0CF9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17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262AA7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. 放置敷料：将已裁剪好的新敷料无褶皱地覆盖伤口，边缘超出伤口1-2cm。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18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29F26DF3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219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50A1BAF9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确保敷料完全覆盖伤口。</w:t>
            </w:r>
          </w:p>
        </w:tc>
      </w:tr>
      <w:tr w14:paraId="43D8BECF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221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378D7AB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22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B1FFCED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. 妥善固定：使用绷带或管状弹力网套固定，禁用胶带直接粘贴皮肤。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23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8A4D2D6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224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1454973A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检查松紧度，以能插入一指为宜。</w:t>
            </w:r>
          </w:p>
        </w:tc>
      </w:tr>
      <w:tr w14:paraId="3D2F7526">
        <w:tc>
          <w:tcPr>
            <w:tcW w:w="1734" w:type="dxa"/>
            <w:vMerge w:val="restar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226" w:author="陈劼" w:date="2025-11-06T22:14:54Z">
              <w:tcPr>
                <w:tcW w:w="1734" w:type="dxa"/>
                <w:vMerge w:val="restart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9B779B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【结束阶段】</w:t>
            </w: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27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14B863C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. 整理用物：将所有废弃物品放入垃圾袋并扎紧，妥善处理。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28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63F8646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229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4EE9D9DE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 w14:paraId="62C4FF6F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231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442A6969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32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14E87A27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. 再次洗手：操作结束后，再次用流动水和洗手液彻底洗手。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33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3E8F3CE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234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53F96038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 w14:paraId="32E6BF20">
        <w:tc>
          <w:tcPr>
            <w:tcW w:w="1734" w:type="dxa"/>
            <w:vMerge w:val="continue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  <w:tcPrChange w:id="236" w:author="陈劼" w:date="2025-11-06T22:14:54Z">
              <w:tcPr>
                <w:tcW w:w="1734" w:type="dxa"/>
                <w:vMerge w:val="continue"/>
                <w:shd w:val="clear" w:color="auto" w:fill="auto"/>
                <w:tcMar>
                  <w:top w:w="200" w:type="dxa"/>
                  <w:left w:w="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395E5A7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6266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37" w:author="陈劼" w:date="2025-11-06T22:14:54Z">
              <w:tcPr>
                <w:tcW w:w="6445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7B86DB32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. 记录：在《居家照护日记卡》上记录本次换药情况。</w:t>
            </w:r>
          </w:p>
        </w:tc>
        <w:tc>
          <w:tcPr>
            <w:tcW w:w="1738" w:type="dxa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  <w:tcPrChange w:id="238" w:author="陈劼" w:date="2025-11-06T22:14:54Z">
              <w:tcPr>
                <w:tcW w:w="1041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320" w:type="dxa"/>
                </w:tcMar>
                <w:vAlign w:val="center"/>
              </w:tcPr>
            </w:tcPrChange>
          </w:tcPr>
          <w:p w14:paraId="05D897A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□</w:t>
            </w:r>
          </w:p>
        </w:tc>
        <w:tc>
          <w:tcPr>
            <w:tcW w:w="4540" w:type="dxa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  <w:tcPrChange w:id="239" w:author="陈劼" w:date="2025-11-06T22:14:54Z">
              <w:tcPr>
                <w:tcW w:w="5058" w:type="dxa"/>
                <w:shd w:val="clear" w:color="auto" w:fill="auto"/>
                <w:tcMar>
                  <w:top w:w="200" w:type="dxa"/>
                  <w:left w:w="320" w:type="dxa"/>
                  <w:bottom w:w="200" w:type="dxa"/>
                  <w:right w:w="0" w:type="dxa"/>
                </w:tcMar>
                <w:vAlign w:val="center"/>
              </w:tcPr>
            </w:tcPrChange>
          </w:tcPr>
          <w:p w14:paraId="0BDA75C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 w14:paraId="703E0FD5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CE941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操作总结：</w:t>
      </w:r>
    </w:p>
    <w:p w14:paraId="511BC736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本次换药总时长： ____ 分钟</w:t>
      </w:r>
    </w:p>
    <w:p w14:paraId="6560118F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患儿配合度： □ 良好 □ 一般 □ 差</w:t>
      </w:r>
    </w:p>
    <w:p w14:paraId="0C1458A4">
      <w:pP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8"/>
          <w:szCs w:val="28"/>
          <w:lang w:val="en-US" w:eastAsia="zh-CN"/>
        </w:rPr>
        <w:t>遇到的主要困难： □ 无 □ 敷料粘连 □ 患儿哭闹 □ 出血 □ 其他：_________</w:t>
      </w:r>
    </w:p>
    <w:p w14:paraId="25F26304">
      <w:pPr>
        <w:rPr>
          <w:rFonts w:hint="eastAsia"/>
        </w:rPr>
      </w:pPr>
    </w:p>
    <w:p w14:paraId="6C1A2C5D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居家伤口评估流程图（伤口图片）</w:t>
      </w:r>
    </w:p>
    <w:p w14:paraId="6CFAAF0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786380" cy="3600450"/>
            <wp:effectExtent l="0" t="0" r="7620" b="635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FBA05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7363607A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0EDC307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565FEA2B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开始评估：洗手、准备工具、让患儿安置好</w:t>
      </w:r>
    </w:p>
    <w:p w14:paraId="0885BCA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↓</w:t>
      </w:r>
    </w:p>
    <w:p w14:paraId="0879F26C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commentRangeStart w:id="0"/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检查伤口床：</w:t>
      </w:r>
      <w:commentRangeEnd w:id="0"/>
      <w:r>
        <w:commentReference w:id="0"/>
      </w:r>
    </w:p>
    <w:p w14:paraId="747BA3D8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位置/数量、大小、</w:t>
      </w:r>
    </w:p>
    <w:p w14:paraId="51C6285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渗液量：</w:t>
      </w:r>
      <w:r>
        <w:rPr>
          <w:rFonts w:hint="default" w:ascii="Calibri" w:hAnsi="Calibri" w:eastAsia="宋体" w:cs="Calibri"/>
          <w:b/>
          <w:bCs/>
          <w:sz w:val="28"/>
          <w:szCs w:val="28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少量：纱布微湿。</w:t>
      </w:r>
    </w:p>
    <w:p w14:paraId="4E671D9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8"/>
          <w:szCs w:val="28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中量：浸透内层敷料。</w:t>
      </w:r>
    </w:p>
    <w:p w14:paraId="7C5D230C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8"/>
          <w:szCs w:val="28"/>
          <w:lang w:val="en-US" w:eastAsia="zh-CN"/>
        </w:rPr>
        <w:t>③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大量：浸透外层敷料。</w:t>
      </w:r>
    </w:p>
    <w:p w14:paraId="70517F38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渗液颜色/性质：</w:t>
      </w:r>
      <w:r>
        <w:rPr>
          <w:rFonts w:hint="default" w:ascii="Calibri" w:hAnsi="Calibri" w:eastAsia="宋体" w:cs="Calibri"/>
          <w:b/>
          <w:bCs/>
          <w:sz w:val="28"/>
          <w:szCs w:val="28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清澈/淡黄：正常血清，没问题。</w:t>
      </w:r>
    </w:p>
    <w:p w14:paraId="231B34D2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8"/>
          <w:szCs w:val="28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黄绿/乳白：脓液，感染警示信号！</w:t>
      </w:r>
    </w:p>
    <w:p w14:paraId="3359FE3C"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8"/>
          <w:szCs w:val="28"/>
          <w:lang w:val="en-US" w:eastAsia="zh-CN"/>
        </w:rPr>
        <w:t>③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粉红色：少量血性液，可能为操作中轻微损伤。</w:t>
      </w:r>
    </w:p>
    <w:p w14:paraId="02FEFEC2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颜色：</w:t>
      </w:r>
      <w:r>
        <w:rPr>
          <w:rFonts w:hint="default" w:ascii="Calibri" w:hAnsi="Calibri" w:eastAsia="宋体" w:cs="Calibri"/>
          <w:b/>
          <w:bCs/>
          <w:sz w:val="28"/>
          <w:szCs w:val="28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鲜红色：好消息，是健康的新生肉芽组织，说明伤口在良好愈合。</w:t>
      </w:r>
    </w:p>
    <w:p w14:paraId="5DEADED7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8"/>
          <w:szCs w:val="28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暗红色/黑色：坏消息，这是坏死组织（腐肉），伤口无法愈合，需要清理。</w:t>
      </w:r>
    </w:p>
    <w:p w14:paraId="6FC3040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8"/>
          <w:szCs w:val="28"/>
          <w:lang w:val="en-US" w:eastAsia="zh-CN"/>
        </w:rPr>
        <w:t>③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黄色/白色：通常是纤维蛋白或脓液，提示可能存在感染或渗液过多。</w:t>
      </w:r>
    </w:p>
    <w:p w14:paraId="5D43F60A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气味：</w:t>
      </w:r>
      <w:r>
        <w:rPr>
          <w:rFonts w:hint="default" w:ascii="Calibri" w:hAnsi="Calibri" w:eastAsia="宋体" w:cs="Calibri"/>
          <w:b w:val="0"/>
          <w:bCs w:val="0"/>
          <w:sz w:val="28"/>
          <w:szCs w:val="28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无味或轻微血腥味：正常。</w:t>
      </w:r>
    </w:p>
    <w:p w14:paraId="78077D5B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8"/>
          <w:szCs w:val="28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发甜/发腥味：可能为细菌定植。</w:t>
      </w:r>
    </w:p>
    <w:p w14:paraId="5B916226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8"/>
          <w:szCs w:val="28"/>
          <w:lang w:val="en-US" w:eastAsia="zh-CN"/>
        </w:rPr>
        <w:t>③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明显恶臭/腐臭味：严重感染的重要标志！</w:t>
      </w:r>
    </w:p>
    <w:p w14:paraId="3A7C50FD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↓</w:t>
      </w:r>
    </w:p>
    <w:p w14:paraId="61C8F822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检查伤口边缘：</w:t>
      </w:r>
    </w:p>
    <w:p w14:paraId="0A74CD6C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① 上皮生长：好消息，这是伤口愈合的标志。可以看到边缘有粉红色或淡红色的新皮肤（上皮细胞）从外周向中心生长，说明伤口正在稳步愈合。</w:t>
      </w:r>
    </w:p>
    <w:p w14:paraId="74158BD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② 附着/卷边：通常是坏消息。附着：指伤口边缘与基底粘附在一起，没有生长的迹象，可能意味着愈合停滞。</w:t>
      </w:r>
    </w:p>
    <w:p w14:paraId="6AE5B06D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卷边（卷边/内卷）：伤口边缘增厚、发白并向下卷起，像一只干涸的碗。这是愈合停滞的典型信号，表明伤口无法正常收缩和上皮化，需要专业清创。</w:t>
      </w:r>
    </w:p>
    <w:p w14:paraId="497BF394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③ 浸渍：坏消息，这是由于伤口渗液过多，导致周围健康的皮肤被过度浸泡。表现为皮肤发白、变软、起皱。这会削弱皮肤屏障，易继发感染，并扩大伤口范围。需要管理渗液，使用吸收渗液较强的泡沫敷料。</w:t>
      </w:r>
    </w:p>
    <w:p w14:paraId="73824163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↓</w:t>
      </w:r>
    </w:p>
    <w:p w14:paraId="258EB9D3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检查伤口周围皮肤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：</w:t>
      </w:r>
    </w:p>
    <w:p w14:paraId="1CD86470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① 颜色正常、温度正常、皮肤完整：好消息，这表明伤口被有效隔离，未对周围健康组织造成不良影响，目前的护理方案是合适的。</w:t>
      </w:r>
    </w:p>
    <w:p w14:paraId="6583E8F2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② 红肿、皮温升高：坏消息，这是蜂窝织炎的典型表现，强烈提示伤口感染已向周边扩散，需要医疗干预</w:t>
      </w:r>
    </w:p>
    <w:p w14:paraId="7CAB6A3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③ 浸渍：坏消息，这是由于伤口渗液过多，未能被敷料有效管理，导致周围健康皮肤被过度浸泡。表现为皮肤发白、变软、起皱。这会削弱皮肤屏障，易继发感染，并扩大伤口范围。必须加强渗液管理，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使用吸收渗液较强的泡沫敷料。</w:t>
      </w:r>
    </w:p>
    <w:p w14:paraId="71A3243F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④ 皮炎（接触性皮炎）：坏消息，这通常是由于对伤口敷料、药膏或清洗液过敏引起。表现为皮肤瘙痒、红斑、丘疹甚至水泡。需要识别并停止使用可能的过敏原，并更换为低敏性敷料。</w:t>
      </w:r>
    </w:p>
    <w:p w14:paraId="274E54BB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↓</w:t>
      </w:r>
    </w:p>
    <w:p w14:paraId="051869E1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检查全身与疼痛：</w:t>
      </w:r>
    </w:p>
    <w:p w14:paraId="1E6F10F7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① 体温正常、食欲精神佳、疼痛评分低或下降：好消息，全身状态支持愈合，炎症控制良好。</w:t>
      </w:r>
    </w:p>
    <w:p w14:paraId="71B287BA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② 发热：坏消息，警惕全身性感染。</w:t>
      </w:r>
    </w:p>
    <w:p w14:paraId="0E1CB3E6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③ 疼痛加剧/性质改变：坏消息，提示感染加重或治疗不当。</w:t>
      </w:r>
    </w:p>
    <w:p w14:paraId="0FE64CB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④ 食欲不振/精神萎靡：坏消息，营养与能量不足，愈合停滞。</w:t>
      </w:r>
    </w:p>
    <w:p w14:paraId="2F5CC78A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↓</w:t>
      </w:r>
    </w:p>
    <w:p w14:paraId="0F2D5C5E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判定：红/黄/绿灯</w:t>
      </w:r>
    </w:p>
    <w:p w14:paraId="71C726B1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● 绿灯（继续居家护理）：渗液少，无异味，周边皮肤正常，无发热；措施：继续日常护理+记录</w:t>
      </w:r>
    </w:p>
    <w:p w14:paraId="705CCE6C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● 黄灯（联系医生）：符合</w:t>
      </w:r>
      <w:commentRangeStart w:id="1"/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≥3 NERDS</w:t>
      </w:r>
      <w:commentRangeEnd w:id="1"/>
      <w:r>
        <w:commentReference w:id="1"/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，如渗液增多、红色脆弱肉芽组织、腐肉/假膜、异常气味；措施：上传照片+联系医生，遵医嘱调整护理</w:t>
      </w:r>
    </w:p>
    <w:p w14:paraId="75B768B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● 红灯（立即就医）：符合≥3 STONEES 或伴发热，如伤口面积扩大、脓性渗液、骨暴露、恶臭；措施：立即停止换药+就医</w:t>
      </w:r>
    </w:p>
    <w:p w14:paraId="7E46D5A5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4D21AC26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4A7C90D4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698F054D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不同伤口情况的敷料选择与处理方案</w:t>
      </w:r>
    </w:p>
    <w:p w14:paraId="43EF6038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 绿灯路径：正常愈合伤口</w:t>
      </w:r>
    </w:p>
    <w:p w14:paraId="50A86692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特征：颜色鲜红，渗液清亮量少/中等，无臭味，无发热。</w:t>
      </w:r>
    </w:p>
    <w:p w14:paraId="536FE70C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处理方案：</w:t>
      </w:r>
    </w:p>
    <w:p w14:paraId="64D70F56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清洁：使用生理盐水或温开水冲洗。</w:t>
      </w:r>
    </w:p>
    <w:p w14:paraId="2E3CA055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首选敷料：无边泡沫敷料。简易版本：使用石蜡纱布，每天更换；最后使用管状纱布进行包扎。</w:t>
      </w:r>
    </w:p>
    <w:p w14:paraId="645A3311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优点：柔软、不粘连、吸收渗液、缓冲保护。</w:t>
      </w:r>
    </w:p>
    <w:p w14:paraId="295E5B08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更换频率：每1-3天，或当渗液接近浸满敷料时。</w:t>
      </w:r>
    </w:p>
    <w:p w14:paraId="3EA9614C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 黄灯路径：疑似轻度感染或细菌定植</w:t>
      </w:r>
    </w:p>
    <w:p w14:paraId="49E6B712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特征：渗液变多/变黄稠、有轻微异味，但孩子没有发烧。</w:t>
      </w:r>
    </w:p>
    <w:p w14:paraId="18FCCA8B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处理方案：</w:t>
      </w:r>
    </w:p>
    <w:p w14:paraId="454CE52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清洁：使用生理盐水进行冲洗后，遵医嘱使用普朗特冲洗或湿敷5-10分钟。</w:t>
      </w:r>
    </w:p>
    <w:p w14:paraId="334B609C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首选敷料：含银敷料。</w:t>
      </w:r>
    </w:p>
    <w:p w14:paraId="0E60C4A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优点：银离子可有效杀灭和抑制细菌。</w:t>
      </w:r>
    </w:p>
    <w:p w14:paraId="05EA8441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更换频率：每日更换，并密切观察。使用不宜超过2周，若无效需就医。</w:t>
      </w:r>
    </w:p>
    <w:p w14:paraId="5577FA71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注意：可遵医嘱轮换使用外用抗生素软膏（如莫匹罗星）。</w:t>
      </w:r>
    </w:p>
    <w:p w14:paraId="6252D4CE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3. 红灯路径：疑似严重感染</w:t>
      </w:r>
    </w:p>
    <w:p w14:paraId="3734D682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特征：符合“黄灯”特征，并同时出现：伤口红肿范围扩大、有恶臭、患儿发烧、精神萎靡、剧痛。</w:t>
      </w:r>
    </w:p>
    <w:p w14:paraId="0EA4E7FA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处理方案：</w:t>
      </w:r>
    </w:p>
    <w:p w14:paraId="0C10C0BA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立即停止换药！</w:t>
      </w:r>
    </w:p>
    <w:p w14:paraId="46E8FC63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用一块干净的纱布或敷料轻轻覆盖伤口。</w:t>
      </w:r>
    </w:p>
    <w:p w14:paraId="1F4E9C2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立即拍照，并通过支持群/电话联系您的医生或护士，或直接前往医院。</w:t>
      </w:r>
    </w:p>
    <w:p w14:paraId="51FAC2C6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切勿自行使用抗生素或特殊敷料，以免影响医生诊断。</w:t>
      </w:r>
    </w:p>
    <w:p w14:paraId="4897C8B2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 特殊伤口处理</w:t>
      </w:r>
    </w:p>
    <w:p w14:paraId="54531B54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有黑色/黄色厚痂：</w:t>
      </w:r>
    </w:p>
    <w:p w14:paraId="2DE020DE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处理：使用水凝胶敷料覆盖在结痂上，可软化痂皮，使其自动脱落。禁止强行撕揭！</w:t>
      </w:r>
    </w:p>
    <w:p w14:paraId="67A9854C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陈劼" w:date="2025-11-06T22:19:07Z" w:initials="">
    <w:p w14:paraId="0A357A5D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放在健康手册里写</w:t>
      </w:r>
    </w:p>
  </w:comment>
  <w:comment w:id="1" w:author="陈劼" w:date="2025-11-06T22:19:41Z" w:initials="">
    <w:p w14:paraId="5D6D52FA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要写出代表什么意思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A357A5D" w15:done="0"/>
  <w15:commentEx w15:paraId="5D6D52F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C41E4"/>
    <w:multiLevelType w:val="singleLevel"/>
    <w:tmpl w:val="97FC41E4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CD1E19E3"/>
    <w:multiLevelType w:val="singleLevel"/>
    <w:tmpl w:val="CD1E19E3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7E8E9490"/>
    <w:multiLevelType w:val="singleLevel"/>
    <w:tmpl w:val="7E8E9490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FDA07D0"/>
    <w:multiLevelType w:val="singleLevel"/>
    <w:tmpl w:val="7FDA07D0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陈劼">
    <w15:presenceInfo w15:providerId="WPS Office" w15:userId="24283822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5C7A898"/>
    <w:rsid w:val="27F6E701"/>
    <w:rsid w:val="2BC7049A"/>
    <w:rsid w:val="385FE21E"/>
    <w:rsid w:val="3F7F8035"/>
    <w:rsid w:val="5D6E6E18"/>
    <w:rsid w:val="5FFF423F"/>
    <w:rsid w:val="63EF7DA7"/>
    <w:rsid w:val="6F170DF7"/>
    <w:rsid w:val="73E444DD"/>
    <w:rsid w:val="767DA3C2"/>
    <w:rsid w:val="7C315A58"/>
    <w:rsid w:val="8BDFEE4B"/>
    <w:rsid w:val="96592540"/>
    <w:rsid w:val="A5C7A898"/>
    <w:rsid w:val="A7BF4959"/>
    <w:rsid w:val="AF174176"/>
    <w:rsid w:val="B3FEF4EC"/>
    <w:rsid w:val="F263DED9"/>
    <w:rsid w:val="F5F78C2F"/>
    <w:rsid w:val="FDD9D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qFormat/>
    <w:uiPriority w:val="99"/>
    <w:pPr>
      <w:spacing w:before="100" w:beforeAutospacing="1" w:after="100" w:afterAutospacing="1"/>
      <w:outlineLvl w:val="0"/>
    </w:pPr>
    <w:rPr>
      <w:b/>
      <w:bCs/>
      <w:kern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1615</Words>
  <Characters>1751</Characters>
  <Lines>0</Lines>
  <Paragraphs>0</Paragraphs>
  <TotalTime>47</TotalTime>
  <ScaleCrop>false</ScaleCrop>
  <LinksUpToDate>false</LinksUpToDate>
  <CharactersWithSpaces>1887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2025-10-03T04:27:00Z</dcterms:created>
  <dc:creator>零</dc:creator>
  <cp:lastModifiedBy>零</cp:lastModifiedBy>
  <dcterms:modified xsi:type="dcterms:W3CDTF">2025-11-08T20:23:59Z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E543720BE65068005F360F6928CFD955_43</vt:lpwstr>
  </property>
  <property fmtid="{D5CDD505-2E9C-101B-9397-08002B2CF9AE}" pid="4" name="KSOTemplateDocerSaveRecord">
    <vt:lpwstr>eyJoZGlkIjoiYjk5YTBiZDI2YjkyN2UyMzBmYjA4MGIzMGE3MzQ5NWMiLCJ1c2VySWQiOiIyMzY4ODU3OTcifQ==</vt:lpwstr>
  </property>
</Properties>
</file>